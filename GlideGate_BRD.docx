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p xmlns:wp14="http://schemas.microsoft.com/office/word/2010/wordml" w14:paraId="71032BC7" wp14:textId="77777777">
      <w:pPr>
        <w:spacing w:before="480" w:after="120"/>
      </w:pPr>
      <w:r>
        <w:rPr>
          <w:rFonts w:ascii="Arial" w:hAnsi="Arial" w:eastAsia="Arial" w:cs="Arial"/>
          <w:b/>
          <w:bCs/>
          <w:caps/>
          <w:color w:val="1F4E79"/>
          <w:sz w:val="48"/>
          <w:szCs w:val="48"/>
        </w:rPr>
        <w:t xml:space="preserve">HACKATHON PROJECT BRIEF &amp; BRD</w:t>
      </w:r>
    </w:p>
    <w:p xmlns:wp14="http://schemas.microsoft.com/office/word/2010/wordml" w14:paraId="2F66CF0A" wp14:textId="77777777">
      <w:pPr>
        <w:spacing w:before="0" w:after="80"/>
      </w:pPr>
      <w:r>
        <w:rPr>
          <w:rFonts w:ascii="Arial" w:hAnsi="Arial" w:eastAsia="Arial" w:cs="Arial"/>
          <w:b w:val="1"/>
          <w:bCs w:val="1"/>
          <w:color w:val="2E75B6"/>
          <w:sz w:val="60"/>
          <w:szCs w:val="60"/>
          <w:lang w:val="en-US"/>
        </w:rPr>
        <w:t>GlideGate</w:t>
      </w:r>
    </w:p>
    <w:p xmlns:wp14="http://schemas.microsoft.com/office/word/2010/wordml" w14:paraId="1AEF8B0A" wp14:textId="77777777">
      <w:pPr>
        <w:spacing w:before="0" w:after="200"/>
      </w:pPr>
      <w:r>
        <w:rPr>
          <w:rFonts w:ascii="Arial" w:hAnsi="Arial" w:eastAsia="Arial" w:cs="Arial"/>
          <w:i/>
          <w:iCs/>
          <w:color w:val="2C2C54"/>
          <w:sz w:val="28"/>
          <w:szCs w:val="28"/>
        </w:rPr>
        <w:t xml:space="preserve">Client Agentic Development Framework (CADF)</w:t>
      </w:r>
    </w:p>
    <w:p xmlns:wp14="http://schemas.microsoft.com/office/word/2010/wordml" w14:paraId="2EDEEF9D" wp14:textId="77777777">
      <w:pPr>
        <w:spacing w:before="0" w:after="40"/>
      </w:pPr>
      <w:r>
        <w:rPr>
          <w:rFonts w:ascii="Arial" w:hAnsi="Arial" w:eastAsia="Arial" w:cs="Arial"/>
          <w:b/>
          <w:bCs/>
          <w:color w:val="2E75B6"/>
          <w:sz w:val="24"/>
          <w:szCs w:val="24"/>
        </w:rPr>
        <w:t xml:space="preserve">AI-Powered Multi-Agent Onboarding Platform for Wealth Management</w:t>
      </w:r>
    </w:p>
    <w:p xmlns:wp14="http://schemas.microsoft.com/office/word/2010/wordml" w14:paraId="672A665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4A8501E8" w14:paraId="221A24FC" wp14:textId="77777777">
        <w:trPr>
          <w:tblHeader/>
        </w:trPr>
        <w:tc>
          <w:tcPr>
            <w:tcW w:w="312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4DE3DC5E" wp14:textId="77777777">
            <w:r>
              <w:rPr>
                <w:rFonts w:ascii="Arial" w:hAnsi="Arial" w:eastAsia="Arial" w:cs="Arial"/>
                <w:b/>
                <w:bCs/>
                <w:color w:val="FFFFFF"/>
                <w:sz w:val="20"/>
                <w:szCs w:val="20"/>
              </w:rPr>
              <w:t xml:space="preserve">Field</w:t>
            </w:r>
          </w:p>
        </w:tc>
        <w:tc>
          <w:tcPr>
            <w:tcW w:w="624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3C39D6EF" wp14:textId="77777777">
            <w:r>
              <w:rPr>
                <w:rFonts w:ascii="Arial" w:hAnsi="Arial" w:eastAsia="Arial" w:cs="Arial"/>
                <w:b/>
                <w:bCs/>
                <w:color w:val="FFFFFF"/>
                <w:sz w:val="20"/>
                <w:szCs w:val="20"/>
              </w:rPr>
              <w:t xml:space="preserve">Detail</w:t>
            </w:r>
          </w:p>
        </w:tc>
      </w:tr>
      <w:tr xmlns:wp14="http://schemas.microsoft.com/office/word/2010/wordml" w:rsidTr="4A8501E8" w14:paraId="77D3E050" wp14:textId="77777777">
        <w:tc>
          <w:tcPr>
            <w:tcW w:w="312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084707F" wp14:textId="77777777">
            <w:r>
              <w:rPr>
                <w:rFonts w:ascii="Arial" w:hAnsi="Arial" w:eastAsia="Arial" w:cs="Arial"/>
                <w:color w:val="2C2C54"/>
                <w:sz w:val="20"/>
                <w:szCs w:val="20"/>
              </w:rPr>
              <w:t xml:space="preserve">Hackathon Track</w:t>
            </w:r>
          </w:p>
        </w:tc>
        <w:tc>
          <w:tcPr>
            <w:tcW w:w="624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0A457D9" wp14:textId="77777777">
            <w:r>
              <w:rPr>
                <w:rFonts w:ascii="Arial" w:hAnsi="Arial" w:eastAsia="Arial" w:cs="Arial"/>
                <w:color w:val="2C2C54"/>
                <w:sz w:val="20"/>
                <w:szCs w:val="20"/>
              </w:rPr>
              <w:t xml:space="preserve">Agentic AI &amp; Financial Services Innovation</w:t>
            </w:r>
          </w:p>
        </w:tc>
      </w:tr>
      <w:tr xmlns:wp14="http://schemas.microsoft.com/office/word/2010/wordml" w:rsidTr="4A8501E8" w14:paraId="37D1F194" wp14:textId="77777777">
        <w:tc>
          <w:tcPr>
            <w:tcW w:w="312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3B82DAC" wp14:textId="77777777">
            <w:r>
              <w:rPr>
                <w:rFonts w:ascii="Arial" w:hAnsi="Arial" w:eastAsia="Arial" w:cs="Arial"/>
                <w:color w:val="2C2C54"/>
                <w:sz w:val="20"/>
                <w:szCs w:val="20"/>
              </w:rPr>
              <w:t xml:space="preserve">Solution Name</w:t>
            </w:r>
          </w:p>
        </w:tc>
        <w:tc>
          <w:tcPr>
            <w:tcW w:w="624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07FB0AB" wp14:textId="77777777">
            <w:r>
              <w:rPr>
                <w:rFonts w:ascii="Arial" w:hAnsi="Arial" w:eastAsia="Arial" w:cs="Arial"/>
                <w:color w:val="2C2C54"/>
                <w:sz w:val="20"/>
                <w:szCs w:val="20"/>
                <w:lang w:val="en-US"/>
              </w:rPr>
              <w:t>GlideGate</w:t>
            </w:r>
          </w:p>
        </w:tc>
      </w:tr>
      <w:tr xmlns:wp14="http://schemas.microsoft.com/office/word/2010/wordml" w:rsidTr="4A8501E8" w14:paraId="19982739" wp14:textId="77777777">
        <w:tc>
          <w:tcPr>
            <w:tcW w:w="312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4FF51C9" wp14:textId="77777777">
            <w:r>
              <w:rPr>
                <w:rFonts w:ascii="Arial" w:hAnsi="Arial" w:eastAsia="Arial" w:cs="Arial"/>
                <w:color w:val="2C2C54"/>
                <w:sz w:val="20"/>
                <w:szCs w:val="20"/>
              </w:rPr>
              <w:t xml:space="preserve">Framework Name</w:t>
            </w:r>
          </w:p>
        </w:tc>
        <w:tc>
          <w:tcPr>
            <w:tcW w:w="624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1AB3340" wp14:textId="77777777">
            <w:r>
              <w:rPr>
                <w:rFonts w:ascii="Arial" w:hAnsi="Arial" w:eastAsia="Arial" w:cs="Arial"/>
                <w:color w:val="2C2C54"/>
                <w:sz w:val="20"/>
                <w:szCs w:val="20"/>
              </w:rPr>
              <w:t xml:space="preserve">Client Agentic Development Framework (CADF)</w:t>
            </w:r>
          </w:p>
        </w:tc>
      </w:tr>
      <w:tr xmlns:wp14="http://schemas.microsoft.com/office/word/2010/wordml" w:rsidTr="4A8501E8" w14:paraId="0A0138AA" wp14:textId="77777777">
        <w:tc>
          <w:tcPr>
            <w:tcW w:w="312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92A275D" wp14:textId="77777777">
            <w:r>
              <w:rPr>
                <w:rFonts w:ascii="Arial" w:hAnsi="Arial" w:eastAsia="Arial" w:cs="Arial"/>
                <w:color w:val="2C2C54"/>
                <w:sz w:val="20"/>
                <w:szCs w:val="20"/>
              </w:rPr>
              <w:t xml:space="preserve">Domain</w:t>
            </w:r>
          </w:p>
        </w:tc>
        <w:tc>
          <w:tcPr>
            <w:tcW w:w="624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17EA82C" wp14:textId="77777777">
            <w:r>
              <w:rPr>
                <w:rFonts w:ascii="Arial" w:hAnsi="Arial" w:eastAsia="Arial" w:cs="Arial"/>
                <w:color w:val="2C2C54"/>
                <w:sz w:val="20"/>
                <w:szCs w:val="20"/>
              </w:rPr>
              <w:t xml:space="preserve">Wealth Management — Retail Client Onboarding</w:t>
            </w:r>
          </w:p>
        </w:tc>
      </w:tr>
      <w:tr xmlns:wp14="http://schemas.microsoft.com/office/word/2010/wordml" w:rsidTr="4A8501E8" w14:paraId="75545F5A" wp14:textId="77777777">
        <w:tc>
          <w:tcPr>
            <w:tcW w:w="312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FAE82B4" wp14:textId="77777777">
            <w:r>
              <w:rPr>
                <w:rFonts w:ascii="Arial" w:hAnsi="Arial" w:eastAsia="Arial" w:cs="Arial"/>
                <w:color w:val="2C2C54"/>
                <w:sz w:val="20"/>
                <w:szCs w:val="20"/>
              </w:rPr>
              <w:t xml:space="preserve">Document Type</w:t>
            </w:r>
          </w:p>
        </w:tc>
        <w:tc>
          <w:tcPr>
            <w:tcW w:w="624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C8830DC" wp14:textId="77777777">
            <w:r>
              <w:rPr>
                <w:rFonts w:ascii="Arial" w:hAnsi="Arial" w:eastAsia="Arial" w:cs="Arial"/>
                <w:color w:val="2C2C54"/>
                <w:sz w:val="20"/>
                <w:szCs w:val="20"/>
              </w:rPr>
              <w:t xml:space="preserve">Project Brief &amp; Business Requirements Document</w:t>
            </w:r>
          </w:p>
        </w:tc>
      </w:tr>
      <w:tr xmlns:wp14="http://schemas.microsoft.com/office/word/2010/wordml" w:rsidTr="4A8501E8" w14:paraId="2DA7FE22" wp14:textId="77777777">
        <w:tc>
          <w:tcPr>
            <w:tcW w:w="312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B814A1E" wp14:textId="77777777">
            <w:r>
              <w:rPr>
                <w:rFonts w:ascii="Arial" w:hAnsi="Arial" w:eastAsia="Arial" w:cs="Arial"/>
                <w:color w:val="2C2C54"/>
                <w:sz w:val="20"/>
                <w:szCs w:val="20"/>
              </w:rPr>
              <w:t xml:space="preserve">Version</w:t>
            </w:r>
          </w:p>
        </w:tc>
        <w:tc>
          <w:tcPr>
            <w:tcW w:w="624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6DBAFDE" wp14:textId="77777777">
            <w:r>
              <w:rPr>
                <w:rFonts w:ascii="Arial" w:hAnsi="Arial" w:eastAsia="Arial" w:cs="Arial"/>
                <w:color w:val="2C2C54"/>
                <w:sz w:val="20"/>
                <w:szCs w:val="20"/>
              </w:rPr>
              <w:t xml:space="preserve">1.1 — Hackathon Submission</w:t>
            </w:r>
          </w:p>
        </w:tc>
      </w:tr>
      <w:tr xmlns:wp14="http://schemas.microsoft.com/office/word/2010/wordml" w:rsidTr="4A8501E8" w14:paraId="79A39EF5" wp14:textId="77777777">
        <w:tc>
          <w:tcPr>
            <w:tcW w:w="312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91072FA" wp14:textId="77777777">
            <w:r>
              <w:rPr>
                <w:rFonts w:ascii="Arial" w:hAnsi="Arial" w:eastAsia="Arial" w:cs="Arial"/>
                <w:color w:val="2C2C54"/>
                <w:sz w:val="20"/>
                <w:szCs w:val="20"/>
              </w:rPr>
              <w:t xml:space="preserve">Date</w:t>
            </w:r>
          </w:p>
        </w:tc>
        <w:tc>
          <w:tcPr>
            <w:tcW w:w="624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F54BD85" wp14:textId="77777777">
            <w:r>
              <w:rPr>
                <w:rFonts w:ascii="Arial" w:hAnsi="Arial" w:eastAsia="Arial" w:cs="Arial"/>
                <w:color w:val="2C2C54"/>
                <w:sz w:val="20"/>
                <w:szCs w:val="20"/>
              </w:rPr>
              <w:t xml:space="preserve">May 2026</w:t>
            </w:r>
          </w:p>
        </w:tc>
      </w:tr>
    </w:tbl>
    <w:p xmlns:wp14="http://schemas.microsoft.com/office/word/2010/wordml" w14:paraId="0A37501D" wp14:textId="77777777">
      <w:r>
        <w:br w:type="page"/>
      </w:r>
    </w:p>
    <w:p xmlns:wp14="http://schemas.microsoft.com/office/word/2010/wordml" w14:paraId="22E0FC93" wp14:textId="77777777">
      <w:pPr>
        <w:pStyle w:val="Heading1"/>
        <w:spacing w:before="360" w:after="160"/>
      </w:pPr>
      <w:r>
        <w:rPr>
          <w:rFonts w:ascii="Arial" w:hAnsi="Arial" w:eastAsia="Arial" w:cs="Arial"/>
          <w:b/>
          <w:bCs/>
          <w:color w:val="1F4E79"/>
          <w:sz w:val="32"/>
          <w:szCs w:val="32"/>
        </w:rPr>
        <w:t xml:space="preserve">Table of Contents</w:t>
      </w:r>
    </w:p>
    <w:sdt>
      <w:sdtPr>
        <w:id w:val="1901412110"/>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59C3261F" wp14:textId="77777777">
      <w:pPr>
        <w:pStyle w:val="Heading1"/>
        <w:spacing w:before="360" w:after="160"/>
      </w:pPr>
      <w:r>
        <w:rPr>
          <w:rFonts w:ascii="Arial" w:hAnsi="Arial" w:eastAsia="Arial" w:cs="Arial"/>
          <w:b/>
          <w:bCs/>
          <w:color w:val="1F4E79"/>
          <w:sz w:val="32"/>
          <w:szCs w:val="32"/>
        </w:rPr>
        <w:t xml:space="preserve">1. Solution Naming</w:t>
      </w:r>
    </w:p>
    <w:p xmlns:wp14="http://schemas.microsoft.com/office/word/2010/wordml" w14:paraId="75E6AEB2" wp14:textId="77777777">
      <w:pPr>
        <w:pStyle w:val="Heading2"/>
        <w:spacing w:before="280" w:after="120"/>
      </w:pPr>
      <w:r>
        <w:rPr>
          <w:rFonts w:ascii="Arial" w:hAnsi="Arial" w:eastAsia="Arial" w:cs="Arial"/>
          <w:b w:val="1"/>
          <w:bCs w:val="1"/>
          <w:color w:val="2E75B6"/>
          <w:sz w:val="26"/>
          <w:szCs w:val="26"/>
          <w:lang w:val="en-US"/>
        </w:rPr>
        <w:t>1.1  Recommended Primary Name: GlideGate</w:t>
      </w:r>
    </w:p>
    <w:p xmlns:wp14="http://schemas.microsoft.com/office/word/2010/wordml" w14:paraId="6CF0BFC7" wp14:textId="77777777">
      <w:pPr>
        <w:spacing w:before="60" w:after="80"/>
      </w:pPr>
      <w:r>
        <w:rPr>
          <w:rFonts w:ascii="Arial" w:hAnsi="Arial" w:eastAsia="Arial" w:cs="Arial"/>
          <w:color w:val="2C2C54"/>
          <w:sz w:val="22"/>
          <w:szCs w:val="22"/>
          <w:lang w:val="en-US"/>
        </w:rPr>
        <w:t>GlideGate is endorsed as the primary solution name. It conveys speed and ease of passage (Glide) through a secure, structured entry point (Gate) — directly reflecting the core value proposition of frictionless, intelligent onboarding. The name is distinctive, memorable, and brand-ready.</w:t>
      </w:r>
    </w:p>
    <w:p xmlns:wp14="http://schemas.microsoft.com/office/word/2010/wordml" w14:paraId="0A440FC8" wp14:textId="77777777">
      <w:pPr>
        <w:pStyle w:val="Heading2"/>
        <w:spacing w:before="280" w:after="120"/>
      </w:pPr>
      <w:r>
        <w:rPr>
          <w:rFonts w:ascii="Arial" w:hAnsi="Arial" w:eastAsia="Arial" w:cs="Arial"/>
          <w:b w:val="1"/>
          <w:bCs w:val="1"/>
          <w:color w:val="2E75B6"/>
          <w:sz w:val="26"/>
          <w:szCs w:val="26"/>
          <w:lang w:val="en-US"/>
        </w:rPr>
        <w:t>1.2  Framework Name: Client Agentic Development Framework (CADF)</w:t>
      </w:r>
    </w:p>
    <w:p xmlns:wp14="http://schemas.microsoft.com/office/word/2010/wordml" w14:paraId="05E5D41B" wp14:textId="77777777">
      <w:pPr>
        <w:spacing w:before="60" w:after="80"/>
      </w:pPr>
      <w:r>
        <w:rPr>
          <w:rFonts w:ascii="Arial" w:hAnsi="Arial" w:eastAsia="Arial" w:cs="Arial"/>
          <w:color w:val="2C2C54"/>
          <w:sz w:val="22"/>
          <w:szCs w:val="22"/>
          <w:lang w:val="en-US"/>
        </w:rPr>
        <w:t>CADF serves as the underlying technical framework name — appropriate for documentation, architecture references, and developer communications. GlideGate is the user-facing product name built on CADF.</w:t>
      </w:r>
    </w:p>
    <w:p xmlns:wp14="http://schemas.microsoft.com/office/word/2010/wordml" w14:paraId="127A3187" wp14:textId="77777777">
      <w:pPr>
        <w:pStyle w:val="Heading2"/>
        <w:spacing w:before="280" w:after="120"/>
      </w:pPr>
      <w:r>
        <w:rPr>
          <w:rFonts w:ascii="Arial" w:hAnsi="Arial" w:eastAsia="Arial" w:cs="Arial"/>
          <w:b w:val="1"/>
          <w:bCs w:val="1"/>
          <w:color w:val="2E75B6"/>
          <w:sz w:val="26"/>
          <w:szCs w:val="26"/>
          <w:lang w:val="en-US"/>
        </w:rPr>
        <w:t>1.3  Alternative Name Options</w:t>
      </w:r>
    </w:p>
    <w:p xmlns:wp14="http://schemas.microsoft.com/office/word/2010/wordml" w14:paraId="6A05A80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xmlns:wp14="http://schemas.microsoft.com/office/word/2010/wordml" w:rsidTr="4A8501E8" w14:paraId="7AAB8190" wp14:textId="77777777">
        <w:trPr>
          <w:tblHeader/>
        </w:trPr>
        <w:tc>
          <w:tcPr>
            <w:tcW w:w="22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0D909AED" wp14:textId="77777777">
            <w:r>
              <w:rPr>
                <w:rFonts w:ascii="Arial" w:hAnsi="Arial" w:eastAsia="Arial" w:cs="Arial"/>
                <w:b/>
                <w:bCs/>
                <w:color w:val="FFFFFF"/>
                <w:sz w:val="20"/>
                <w:szCs w:val="20"/>
              </w:rPr>
              <w:t xml:space="preserve">Name</w:t>
            </w:r>
          </w:p>
        </w:tc>
        <w:tc>
          <w:tcPr>
            <w:tcW w:w="22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5A10CE6D" wp14:textId="77777777">
            <w:r>
              <w:rPr>
                <w:rFonts w:ascii="Arial" w:hAnsi="Arial" w:eastAsia="Arial" w:cs="Arial"/>
                <w:b/>
                <w:bCs/>
                <w:color w:val="FFFFFF"/>
                <w:sz w:val="20"/>
                <w:szCs w:val="20"/>
              </w:rPr>
              <w:t xml:space="preserve">Expansion</w:t>
            </w:r>
          </w:p>
        </w:tc>
        <w:tc>
          <w:tcPr>
            <w:tcW w:w="496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726ABD8E" wp14:textId="77777777">
            <w:r>
              <w:rPr>
                <w:rFonts w:ascii="Arial" w:hAnsi="Arial" w:eastAsia="Arial" w:cs="Arial"/>
                <w:b/>
                <w:bCs/>
                <w:color w:val="FFFFFF"/>
                <w:sz w:val="20"/>
                <w:szCs w:val="20"/>
              </w:rPr>
              <w:t xml:space="preserve">Rationale</w:t>
            </w:r>
          </w:p>
        </w:tc>
      </w:tr>
      <w:tr xmlns:wp14="http://schemas.microsoft.com/office/word/2010/wordml" w:rsidTr="4A8501E8" w14:paraId="297BC926" wp14:textId="77777777">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E29B54D" wp14:textId="77777777">
            <w:r>
              <w:rPr>
                <w:rFonts w:ascii="Arial" w:hAnsi="Arial" w:eastAsia="Arial" w:cs="Arial"/>
                <w:color w:val="2C2C54"/>
                <w:sz w:val="20"/>
                <w:szCs w:val="20"/>
                <w:lang w:val="en-US"/>
              </w:rPr>
              <w:t>VaultFlow</w:t>
            </w:r>
          </w:p>
        </w:tc>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670B210" wp14:textId="77777777">
            <w:r>
              <w:rPr>
                <w:rFonts w:ascii="Arial" w:hAnsi="Arial" w:eastAsia="Arial" w:cs="Arial"/>
                <w:color w:val="2C2C54"/>
                <w:sz w:val="20"/>
                <w:szCs w:val="20"/>
              </w:rPr>
              <w:t xml:space="preserve">Vault + Flow</w:t>
            </w:r>
          </w:p>
        </w:tc>
        <w:tc>
          <w:tcPr>
            <w:tcW w:w="49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17E9245" wp14:textId="77777777">
            <w:r>
              <w:rPr>
                <w:rFonts w:ascii="Arial" w:hAnsi="Arial" w:eastAsia="Arial" w:cs="Arial"/>
                <w:color w:val="2C2C54"/>
                <w:sz w:val="20"/>
                <w:szCs w:val="20"/>
              </w:rPr>
              <w:t xml:space="preserve">Connotes security and seamless movement — strong for wealth management context</w:t>
            </w:r>
          </w:p>
        </w:tc>
      </w:tr>
      <w:tr xmlns:wp14="http://schemas.microsoft.com/office/word/2010/wordml" w:rsidTr="4A8501E8" w14:paraId="7A817A35" wp14:textId="77777777">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81BE643" wp14:textId="77777777">
            <w:r>
              <w:rPr>
                <w:rFonts w:ascii="Arial" w:hAnsi="Arial" w:eastAsia="Arial" w:cs="Arial"/>
                <w:color w:val="2C2C54"/>
                <w:sz w:val="20"/>
                <w:szCs w:val="20"/>
                <w:lang w:val="en-US"/>
              </w:rPr>
              <w:t>OrchestrAI Wealth</w:t>
            </w:r>
          </w:p>
        </w:tc>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D52C6F6" wp14:textId="77777777">
            <w:r>
              <w:rPr>
                <w:rFonts w:ascii="Arial" w:hAnsi="Arial" w:eastAsia="Arial" w:cs="Arial"/>
                <w:color w:val="2C2C54"/>
                <w:sz w:val="20"/>
                <w:szCs w:val="20"/>
              </w:rPr>
              <w:t xml:space="preserve">AI + Orchestration + Wealth</w:t>
            </w:r>
          </w:p>
        </w:tc>
        <w:tc>
          <w:tcPr>
            <w:tcW w:w="49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41AC5E8D" wp14:textId="77777777">
            <w:r>
              <w:rPr>
                <w:rFonts w:ascii="Arial" w:hAnsi="Arial" w:eastAsia="Arial" w:cs="Arial"/>
                <w:color w:val="2C2C54"/>
                <w:sz w:val="20"/>
                <w:szCs w:val="20"/>
                <w:lang w:val="en-US"/>
              </w:rPr>
              <w:t>Emphasises the AI orchestration angle; positions as an intelligent platform</w:t>
            </w:r>
          </w:p>
        </w:tc>
      </w:tr>
      <w:tr xmlns:wp14="http://schemas.microsoft.com/office/word/2010/wordml" w:rsidTr="4A8501E8" w14:paraId="227F6AB5" wp14:textId="77777777">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85AE4BF" wp14:textId="77777777">
            <w:r>
              <w:rPr>
                <w:rFonts w:ascii="Arial" w:hAnsi="Arial" w:eastAsia="Arial" w:cs="Arial"/>
                <w:color w:val="2C2C54"/>
                <w:sz w:val="20"/>
                <w:szCs w:val="20"/>
                <w:lang w:val="en-US"/>
              </w:rPr>
              <w:t>NexusOnboard</w:t>
            </w:r>
          </w:p>
        </w:tc>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69CB8B7" wp14:textId="77777777">
            <w:r>
              <w:rPr>
                <w:rFonts w:ascii="Arial" w:hAnsi="Arial" w:eastAsia="Arial" w:cs="Arial"/>
                <w:color w:val="2C2C54"/>
                <w:sz w:val="20"/>
                <w:szCs w:val="20"/>
              </w:rPr>
              <w:t xml:space="preserve">Nexus + Onboard</w:t>
            </w:r>
          </w:p>
        </w:tc>
        <w:tc>
          <w:tcPr>
            <w:tcW w:w="49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45EFC30" wp14:textId="77777777">
            <w:r>
              <w:rPr>
                <w:rFonts w:ascii="Arial" w:hAnsi="Arial" w:eastAsia="Arial" w:cs="Arial"/>
                <w:color w:val="2C2C54"/>
                <w:sz w:val="20"/>
                <w:szCs w:val="20"/>
              </w:rPr>
              <w:t xml:space="preserve">Suggests a connected hub for onboarding; highlights the multi-agent integration story</w:t>
            </w:r>
          </w:p>
        </w:tc>
      </w:tr>
      <w:tr xmlns:wp14="http://schemas.microsoft.com/office/word/2010/wordml" w:rsidTr="4A8501E8" w14:paraId="6A27CBF3" wp14:textId="77777777">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DAC5426" wp14:textId="77777777">
            <w:r>
              <w:rPr>
                <w:rFonts w:ascii="Arial" w:hAnsi="Arial" w:eastAsia="Arial" w:cs="Arial"/>
                <w:color w:val="2C2C54"/>
                <w:sz w:val="20"/>
                <w:szCs w:val="20"/>
                <w:lang w:val="en-US"/>
              </w:rPr>
              <w:t>AgentPath WM</w:t>
            </w:r>
          </w:p>
        </w:tc>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76AB1D2" wp14:textId="77777777">
            <w:r>
              <w:rPr>
                <w:rFonts w:ascii="Arial" w:hAnsi="Arial" w:eastAsia="Arial" w:cs="Arial"/>
                <w:color w:val="2C2C54"/>
                <w:sz w:val="20"/>
                <w:szCs w:val="20"/>
                <w:lang w:val="en-US"/>
              </w:rPr>
              <w:t>Agent + Pathway + Wealth Mgmt</w:t>
            </w:r>
          </w:p>
        </w:tc>
        <w:tc>
          <w:tcPr>
            <w:tcW w:w="49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9498FDE" wp14:textId="77777777">
            <w:r>
              <w:rPr>
                <w:rFonts w:ascii="Arial" w:hAnsi="Arial" w:eastAsia="Arial" w:cs="Arial"/>
                <w:color w:val="2C2C54"/>
                <w:sz w:val="20"/>
                <w:szCs w:val="20"/>
              </w:rPr>
              <w:t xml:space="preserve">Clear and functional; directly communicates the agentic onboarding journey</w:t>
            </w:r>
          </w:p>
        </w:tc>
      </w:tr>
    </w:tbl>
    <w:p xmlns:wp14="http://schemas.microsoft.com/office/word/2010/wordml" w14:paraId="5A39BBE3" wp14:textId="77777777">
      <w:r>
        <w:br w:type="page"/>
      </w:r>
    </w:p>
    <w:p xmlns:wp14="http://schemas.microsoft.com/office/word/2010/wordml" w14:paraId="5DBCBE00" wp14:textId="77777777">
      <w:pPr>
        <w:pStyle w:val="Heading1"/>
        <w:spacing w:before="360" w:after="160"/>
      </w:pPr>
      <w:r>
        <w:rPr>
          <w:rFonts w:ascii="Arial" w:hAnsi="Arial" w:eastAsia="Arial" w:cs="Arial"/>
          <w:b/>
          <w:bCs/>
          <w:color w:val="1F4E79"/>
          <w:sz w:val="32"/>
          <w:szCs w:val="32"/>
        </w:rPr>
        <w:t xml:space="preserve">2. Executive Summary</w:t>
      </w:r>
    </w:p>
    <w:p xmlns:wp14="http://schemas.microsoft.com/office/word/2010/wordml" w14:paraId="2E5C4254" wp14:textId="77777777">
      <w:pPr>
        <w:spacing w:before="60" w:after="80"/>
      </w:pPr>
      <w:r>
        <w:rPr>
          <w:rFonts w:ascii="Arial" w:hAnsi="Arial" w:eastAsia="Arial" w:cs="Arial"/>
          <w:color w:val="2C2C54"/>
          <w:sz w:val="22"/>
          <w:szCs w:val="22"/>
          <w:lang w:val="en-US"/>
        </w:rPr>
        <w:t>Wealth management firms face a persistent, costly challenge: client onboarding is slow, fragmented, and manual. Retail clients seeking to open multiple investment products must navigate siloed systems, repetitive document submissions, and disconnected advisor interactions. The average onboarding journey in wealth management takes 14–21 days and involves 7–12 manual touchpoints. Drop-off rates during onboarding exceed 30% in many institutions.</w:t>
      </w:r>
    </w:p>
    <w:p xmlns:wp14="http://schemas.microsoft.com/office/word/2010/wordml" w14:paraId="41C8F396" wp14:textId="77777777">
      <w:pPr>
        <w:spacing w:before="80" w:after="80"/>
      </w:pPr>
      <w:r/>
    </w:p>
    <w:p xmlns:wp14="http://schemas.microsoft.com/office/word/2010/wordml" w14:paraId="4A59DEF0" wp14:textId="77777777">
      <w:pPr>
        <w:spacing w:before="60" w:after="80"/>
      </w:pPr>
      <w:r>
        <w:rPr>
          <w:rFonts w:ascii="Arial" w:hAnsi="Arial" w:eastAsia="Arial" w:cs="Arial"/>
          <w:color w:val="2C2C54"/>
          <w:sz w:val="22"/>
          <w:szCs w:val="22"/>
          <w:lang w:val="en-US"/>
        </w:rPr>
        <w:t>GlideGate (powered by CADF — Client Agentic Development Framework) is an AI-native, multi-agent onboarding platform designed to transform this experience. Built for the hackathon to showcase the full power of agentic AI architecture, GlideGate demonstrates how Agent-to-Agent (A2A) communication, Model Context Protocol (MCP), orchestrated workflows, and conversational AI can work in concert to deliver a seamless, parallel, and compliant onboarding journey for retail wealth management clients.</w:t>
      </w:r>
    </w:p>
    <w:p xmlns:wp14="http://schemas.microsoft.com/office/word/2010/wordml" w14:paraId="72A3D3EC" wp14:textId="77777777">
      <w:pPr>
        <w:spacing w:before="80" w:after="80"/>
      </w:pPr>
      <w:r/>
    </w:p>
    <w:p xmlns:wp14="http://schemas.microsoft.com/office/word/2010/wordml" w14:paraId="1D2D405C" wp14:textId="77777777">
      <w:pPr>
        <w:spacing w:before="60" w:after="80"/>
      </w:pPr>
      <w:r>
        <w:rPr>
          <w:rFonts w:ascii="Arial" w:hAnsi="Arial" w:eastAsia="Arial" w:cs="Arial"/>
          <w:color w:val="2C2C54"/>
          <w:sz w:val="22"/>
          <w:szCs w:val="22"/>
          <w:lang w:val="en-US"/>
        </w:rPr>
        <w:t>GlideGate is not a chatbot. It is a coordinated network of specialised AI agents — each owning a domain of the onboarding journey — working autonomously and collaboratively under a master orchestrator, with human-in-the-loop checkpoints built in for compliance and trust.</w:t>
      </w:r>
    </w:p>
    <w:p xmlns:wp14="http://schemas.microsoft.com/office/word/2010/wordml" w14:paraId="0D0B940D" wp14:textId="77777777">
      <w:r>
        <w:br w:type="page"/>
      </w:r>
    </w:p>
    <w:p xmlns:wp14="http://schemas.microsoft.com/office/word/2010/wordml" w14:paraId="0CE44368" wp14:textId="77777777">
      <w:pPr>
        <w:pStyle w:val="Heading1"/>
        <w:spacing w:before="360" w:after="160"/>
      </w:pPr>
      <w:r>
        <w:rPr>
          <w:rFonts w:ascii="Arial" w:hAnsi="Arial" w:eastAsia="Arial" w:cs="Arial"/>
          <w:b/>
          <w:bCs/>
          <w:color w:val="1F4E79"/>
          <w:sz w:val="32"/>
          <w:szCs w:val="32"/>
        </w:rPr>
        <w:t xml:space="preserve">3. Problem Statement</w:t>
      </w:r>
    </w:p>
    <w:p xmlns:wp14="http://schemas.microsoft.com/office/word/2010/wordml" w14:paraId="26620903" wp14:textId="77777777">
      <w:pPr>
        <w:pStyle w:val="Heading2"/>
        <w:spacing w:before="280" w:after="120"/>
      </w:pPr>
      <w:r>
        <w:rPr>
          <w:rFonts w:ascii="Arial" w:hAnsi="Arial" w:eastAsia="Arial" w:cs="Arial"/>
          <w:b w:val="1"/>
          <w:bCs w:val="1"/>
          <w:color w:val="2E75B6"/>
          <w:sz w:val="26"/>
          <w:szCs w:val="26"/>
          <w:lang w:val="en-US"/>
        </w:rPr>
        <w:t>3.1  Current State Challenges</w:t>
      </w:r>
    </w:p>
    <w:p xmlns:wp14="http://schemas.microsoft.com/office/word/2010/wordml" w14:paraId="637F5A59" wp14:textId="77777777">
      <w:pPr>
        <w:pStyle w:val="ListParagraph"/>
        <w:numPr>
          <w:ilvl w:val="0"/>
          <w:numId w:val="2"/>
        </w:numPr>
        <w:spacing w:before="40" w:after="40"/>
        <w:rPr/>
      </w:pPr>
      <w:r>
        <w:rPr>
          <w:rFonts w:ascii="Arial" w:hAnsi="Arial" w:eastAsia="Arial" w:cs="Arial"/>
          <w:color w:val="2C2C54"/>
          <w:sz w:val="22"/>
          <w:szCs w:val="22"/>
          <w:lang w:val="en-US"/>
        </w:rPr>
        <w:t>Onboarding for multiple wealth management products is handled in silos — each product team operates independently, causing clients to submit the same identity documents and financial information multiple times.</w:t>
      </w:r>
    </w:p>
    <w:p xmlns:wp14="http://schemas.microsoft.com/office/word/2010/wordml" w14:paraId="723D4361" wp14:textId="77777777">
      <w:pPr>
        <w:pStyle w:val="ListParagraph"/>
        <w:numPr>
          <w:ilvl w:val="0"/>
          <w:numId w:val="2"/>
        </w:numPr>
        <w:spacing w:before="40" w:after="40"/>
      </w:pPr>
      <w:r>
        <w:rPr>
          <w:rFonts w:ascii="Arial" w:hAnsi="Arial" w:eastAsia="Arial" w:cs="Arial"/>
          <w:color w:val="2C2C54"/>
          <w:sz w:val="22"/>
          <w:szCs w:val="22"/>
        </w:rPr>
        <w:t xml:space="preserve">Average onboarding time of 14–21 business days leads to client dissatisfaction, advisor frustration, and revenue delay.</w:t>
      </w:r>
    </w:p>
    <w:p xmlns:wp14="http://schemas.microsoft.com/office/word/2010/wordml" w14:paraId="74E95CE2" wp14:textId="77777777">
      <w:pPr>
        <w:pStyle w:val="ListParagraph"/>
        <w:numPr>
          <w:ilvl w:val="0"/>
          <w:numId w:val="2"/>
        </w:numPr>
        <w:spacing w:before="40" w:after="40"/>
        <w:rPr/>
      </w:pPr>
      <w:r>
        <w:rPr>
          <w:rFonts w:ascii="Arial" w:hAnsi="Arial" w:eastAsia="Arial" w:cs="Arial"/>
          <w:color w:val="2C2C54"/>
          <w:sz w:val="22"/>
          <w:szCs w:val="22"/>
          <w:lang w:val="en-US"/>
        </w:rPr>
        <w:t>Contact centre agents lack a unified view of a client's onboarding status across products, resulting in inconsistent and repetitive client interactions.</w:t>
      </w:r>
    </w:p>
    <w:p xmlns:wp14="http://schemas.microsoft.com/office/word/2010/wordml" w14:paraId="2252C586" wp14:textId="77777777">
      <w:pPr>
        <w:pStyle w:val="ListParagraph"/>
        <w:numPr>
          <w:ilvl w:val="0"/>
          <w:numId w:val="2"/>
        </w:numPr>
        <w:spacing w:before="40" w:after="40"/>
        <w:rPr/>
      </w:pPr>
      <w:r>
        <w:rPr>
          <w:rFonts w:ascii="Arial" w:hAnsi="Arial" w:eastAsia="Arial" w:cs="Arial"/>
          <w:color w:val="2C2C54"/>
          <w:sz w:val="22"/>
          <w:szCs w:val="22"/>
          <w:lang w:val="en-US"/>
        </w:rPr>
        <w:t>Compliance checks (KYC, AML, suitability assessment) are performed sequentially and manually, creating bottlenecks even when products could be processed in parallel.</w:t>
      </w:r>
    </w:p>
    <w:p xmlns:wp14="http://schemas.microsoft.com/office/word/2010/wordml" w14:paraId="27AFC844" wp14:textId="77777777">
      <w:pPr>
        <w:pStyle w:val="ListParagraph"/>
        <w:numPr>
          <w:ilvl w:val="0"/>
          <w:numId w:val="2"/>
        </w:numPr>
        <w:spacing w:before="40" w:after="40"/>
        <w:rPr/>
      </w:pPr>
      <w:r>
        <w:rPr>
          <w:rFonts w:ascii="Arial" w:hAnsi="Arial" w:eastAsia="Arial" w:cs="Arial"/>
          <w:color w:val="2C2C54"/>
          <w:sz w:val="22"/>
          <w:szCs w:val="22"/>
          <w:lang w:val="en-US"/>
        </w:rPr>
        <w:t>Advisors and relationship managers spend significant time on administrative coordination rather than client value-add activities.</w:t>
      </w:r>
    </w:p>
    <w:p xmlns:wp14="http://schemas.microsoft.com/office/word/2010/wordml" w14:paraId="51C9F1D0" wp14:textId="77777777">
      <w:pPr>
        <w:pStyle w:val="ListParagraph"/>
        <w:numPr>
          <w:ilvl w:val="0"/>
          <w:numId w:val="2"/>
        </w:numPr>
        <w:spacing w:before="40" w:after="40"/>
      </w:pPr>
      <w:r>
        <w:rPr>
          <w:rFonts w:ascii="Arial" w:hAnsi="Arial" w:eastAsia="Arial" w:cs="Arial"/>
          <w:color w:val="2C2C54"/>
          <w:sz w:val="22"/>
          <w:szCs w:val="22"/>
        </w:rPr>
        <w:t xml:space="preserve">No intelligent handoff mechanism exists between digital self-service and human-assisted channels.</w:t>
      </w:r>
    </w:p>
    <w:p xmlns:wp14="http://schemas.microsoft.com/office/word/2010/wordml" w14:paraId="4C1BB5BE" wp14:textId="77777777">
      <w:pPr>
        <w:pStyle w:val="Heading2"/>
        <w:spacing w:before="280" w:after="120"/>
      </w:pPr>
      <w:r>
        <w:rPr>
          <w:rFonts w:ascii="Arial" w:hAnsi="Arial" w:eastAsia="Arial" w:cs="Arial"/>
          <w:b w:val="1"/>
          <w:bCs w:val="1"/>
          <w:color w:val="2E75B6"/>
          <w:sz w:val="26"/>
          <w:szCs w:val="26"/>
          <w:lang w:val="en-US"/>
        </w:rPr>
        <w:t>3.2  Business Impact</w:t>
      </w:r>
    </w:p>
    <w:p xmlns:wp14="http://schemas.microsoft.com/office/word/2010/wordml" w14:paraId="6B565CC5" wp14:textId="77777777">
      <w:pPr>
        <w:pStyle w:val="ListParagraph"/>
        <w:numPr>
          <w:ilvl w:val="0"/>
          <w:numId w:val="2"/>
        </w:numPr>
        <w:spacing w:before="40" w:after="40"/>
      </w:pPr>
      <w:r>
        <w:rPr>
          <w:rFonts w:ascii="Arial" w:hAnsi="Arial" w:eastAsia="Arial" w:cs="Arial"/>
          <w:color w:val="2C2C54"/>
          <w:sz w:val="22"/>
          <w:szCs w:val="22"/>
        </w:rPr>
        <w:t xml:space="preserve">High drop-off rates (30%+) during onboarding due to friction and delay.</w:t>
      </w:r>
    </w:p>
    <w:p xmlns:wp14="http://schemas.microsoft.com/office/word/2010/wordml" w14:paraId="076ED7BA" wp14:textId="77777777">
      <w:pPr>
        <w:pStyle w:val="ListParagraph"/>
        <w:numPr>
          <w:ilvl w:val="0"/>
          <w:numId w:val="2"/>
        </w:numPr>
        <w:spacing w:before="40" w:after="40"/>
      </w:pPr>
      <w:r>
        <w:rPr>
          <w:rFonts w:ascii="Arial" w:hAnsi="Arial" w:eastAsia="Arial" w:cs="Arial"/>
          <w:color w:val="2C2C54"/>
          <w:sz w:val="22"/>
          <w:szCs w:val="22"/>
        </w:rPr>
        <w:t xml:space="preserve">Regulatory penalties risk from inconsistent KYC/AML execution.</w:t>
      </w:r>
    </w:p>
    <w:p xmlns:wp14="http://schemas.microsoft.com/office/word/2010/wordml" w14:paraId="6F952A15" wp14:textId="77777777">
      <w:pPr>
        <w:pStyle w:val="ListParagraph"/>
        <w:numPr>
          <w:ilvl w:val="0"/>
          <w:numId w:val="2"/>
        </w:numPr>
        <w:spacing w:before="40" w:after="40"/>
      </w:pPr>
      <w:r>
        <w:rPr>
          <w:rFonts w:ascii="Arial" w:hAnsi="Arial" w:eastAsia="Arial" w:cs="Arial"/>
          <w:color w:val="2C2C54"/>
          <w:sz w:val="22"/>
          <w:szCs w:val="22"/>
        </w:rPr>
        <w:t xml:space="preserve">High cost-to-serve due to manual process dependency.</w:t>
      </w:r>
    </w:p>
    <w:p xmlns:wp14="http://schemas.microsoft.com/office/word/2010/wordml" w14:paraId="13DAF1B3" wp14:textId="77777777">
      <w:pPr>
        <w:pStyle w:val="ListParagraph"/>
        <w:numPr>
          <w:ilvl w:val="0"/>
          <w:numId w:val="2"/>
        </w:numPr>
        <w:spacing w:before="40" w:after="40"/>
      </w:pPr>
      <w:r>
        <w:rPr>
          <w:rFonts w:ascii="Arial" w:hAnsi="Arial" w:eastAsia="Arial" w:cs="Arial"/>
          <w:color w:val="2C2C54"/>
          <w:sz w:val="22"/>
          <w:szCs w:val="22"/>
        </w:rPr>
        <w:t xml:space="preserve">Competitive disadvantage against fintech-native competitors offering instant onboarding.</w:t>
      </w:r>
    </w:p>
    <w:p xmlns:wp14="http://schemas.microsoft.com/office/word/2010/wordml" w14:paraId="0E27B00A" wp14:textId="77777777">
      <w:r>
        <w:br w:type="page"/>
      </w:r>
    </w:p>
    <w:p xmlns:wp14="http://schemas.microsoft.com/office/word/2010/wordml" w14:paraId="1D2AAF20" wp14:textId="77777777">
      <w:pPr>
        <w:pStyle w:val="Heading1"/>
        <w:spacing w:before="360" w:after="160"/>
      </w:pPr>
      <w:r>
        <w:rPr>
          <w:rFonts w:ascii="Arial" w:hAnsi="Arial" w:eastAsia="Arial" w:cs="Arial"/>
          <w:b w:val="1"/>
          <w:bCs w:val="1"/>
          <w:color w:val="1F4E79"/>
          <w:sz w:val="32"/>
          <w:szCs w:val="32"/>
          <w:lang w:val="en-US"/>
        </w:rPr>
        <w:t>4. Solution Overview — GlideGate / CADF</w:t>
      </w:r>
    </w:p>
    <w:p xmlns:wp14="http://schemas.microsoft.com/office/word/2010/wordml" w14:paraId="749BB8C0" wp14:textId="77777777">
      <w:pPr>
        <w:spacing w:before="60" w:after="80"/>
      </w:pPr>
      <w:r>
        <w:rPr>
          <w:rFonts w:ascii="Arial" w:hAnsi="Arial" w:eastAsia="Arial" w:cs="Arial"/>
          <w:color w:val="2C2C54"/>
          <w:sz w:val="22"/>
          <w:szCs w:val="22"/>
          <w:lang w:val="en-US"/>
        </w:rPr>
        <w:t>GlideGate is a multi-agent AI platform that orchestrates the end-to-end client onboarding journey for retail wealth management clients. The platform enables parallel, multi-product onboarding driven by a network of specialised AI agents communicating via A2A protocols, governed by a master orchestrator, and integrated with backend systems via the Model Context Protocol (MCP).</w:t>
      </w:r>
    </w:p>
    <w:p xmlns:wp14="http://schemas.microsoft.com/office/word/2010/wordml" w14:paraId="60061E4C" wp14:textId="77777777">
      <w:pPr>
        <w:spacing w:before="80" w:after="80"/>
      </w:pPr>
      <w:r/>
    </w:p>
    <w:p xmlns:wp14="http://schemas.microsoft.com/office/word/2010/wordml" w14:paraId="51BDCF8D" wp14:textId="77777777">
      <w:pPr>
        <w:spacing w:before="60" w:after="80"/>
      </w:pPr>
      <w:r>
        <w:rPr>
          <w:rFonts w:ascii="Arial" w:hAnsi="Arial" w:eastAsia="Arial" w:cs="Arial"/>
          <w:color w:val="2C2C54"/>
          <w:sz w:val="22"/>
          <w:szCs w:val="22"/>
        </w:rPr>
        <w:t xml:space="preserve">The solution is structured around three interaction layers: a Conversational AI front-end (the client-facing portal), an Agent Orchestration layer (the intelligence core), and a System Integration layer (MCP-enabled connectors to CRM, compliance, document management, and product systems).</w:t>
      </w:r>
    </w:p>
    <w:p xmlns:wp14="http://schemas.microsoft.com/office/word/2010/wordml" w14:paraId="125425E9" wp14:textId="77777777">
      <w:pPr>
        <w:pStyle w:val="Heading2"/>
        <w:spacing w:before="280" w:after="120"/>
      </w:pPr>
      <w:r>
        <w:rPr>
          <w:rFonts w:ascii="Arial" w:hAnsi="Arial" w:eastAsia="Arial" w:cs="Arial"/>
          <w:b w:val="1"/>
          <w:bCs w:val="1"/>
          <w:color w:val="2E75B6"/>
          <w:sz w:val="26"/>
          <w:szCs w:val="26"/>
          <w:lang w:val="en-US"/>
        </w:rPr>
        <w:t>4.1  Key Value Propositions</w:t>
      </w:r>
    </w:p>
    <w:p xmlns:wp14="http://schemas.microsoft.com/office/word/2010/wordml" w14:paraId="1ECE5782" wp14:textId="77777777">
      <w:pPr>
        <w:pStyle w:val="ListParagraph"/>
        <w:numPr>
          <w:ilvl w:val="0"/>
          <w:numId w:val="2"/>
        </w:numPr>
        <w:spacing w:before="40" w:after="40"/>
        <w:rPr/>
      </w:pPr>
      <w:r>
        <w:rPr>
          <w:rFonts w:ascii="Arial" w:hAnsi="Arial" w:eastAsia="Arial" w:cs="Arial"/>
          <w:color w:val="2C2C54"/>
          <w:sz w:val="22"/>
          <w:szCs w:val="22"/>
          <w:lang w:val="en-US"/>
        </w:rPr>
        <w:t>Reduce onboarding time from 14–21 days to 2–3 days through parallel processing and automation.</w:t>
      </w:r>
    </w:p>
    <w:p xmlns:wp14="http://schemas.microsoft.com/office/word/2010/wordml" w14:paraId="28F9D42B" wp14:textId="77777777">
      <w:pPr>
        <w:pStyle w:val="ListParagraph"/>
        <w:numPr>
          <w:ilvl w:val="0"/>
          <w:numId w:val="2"/>
        </w:numPr>
        <w:spacing w:before="40" w:after="40"/>
        <w:rPr/>
      </w:pPr>
      <w:r>
        <w:rPr>
          <w:rFonts w:ascii="Arial" w:hAnsi="Arial" w:eastAsia="Arial" w:cs="Arial"/>
          <w:color w:val="2C2C54"/>
          <w:sz w:val="22"/>
          <w:szCs w:val="22"/>
          <w:lang w:val="en-US"/>
        </w:rPr>
        <w:t>Eliminate redundant data collection through a single, unified client data intake served to all product onboarding flows.</w:t>
      </w:r>
    </w:p>
    <w:p xmlns:wp14="http://schemas.microsoft.com/office/word/2010/wordml" w14:paraId="49D0E9D1" wp14:textId="77777777">
      <w:pPr>
        <w:pStyle w:val="ListParagraph"/>
        <w:numPr>
          <w:ilvl w:val="0"/>
          <w:numId w:val="2"/>
        </w:numPr>
        <w:spacing w:before="40" w:after="40"/>
        <w:rPr/>
      </w:pPr>
      <w:r>
        <w:rPr>
          <w:rFonts w:ascii="Arial" w:hAnsi="Arial" w:eastAsia="Arial" w:cs="Arial"/>
          <w:color w:val="2C2C54"/>
          <w:sz w:val="22"/>
          <w:szCs w:val="22"/>
          <w:lang w:val="en-US"/>
        </w:rPr>
        <w:t>Provide real-time onboarding status visibility to clients, advisors, and contact centre agents.</w:t>
      </w:r>
    </w:p>
    <w:p xmlns:wp14="http://schemas.microsoft.com/office/word/2010/wordml" w14:paraId="5003A8FC" wp14:textId="77777777">
      <w:pPr>
        <w:pStyle w:val="ListParagraph"/>
        <w:numPr>
          <w:ilvl w:val="0"/>
          <w:numId w:val="2"/>
        </w:numPr>
        <w:spacing w:before="40" w:after="40"/>
      </w:pPr>
      <w:r>
        <w:rPr>
          <w:rFonts w:ascii="Arial" w:hAnsi="Arial" w:eastAsia="Arial" w:cs="Arial"/>
          <w:color w:val="2C2C54"/>
          <w:sz w:val="22"/>
          <w:szCs w:val="22"/>
        </w:rPr>
        <w:t xml:space="preserve">Embed compliance intelligence (KYC, AML, suitability) within the agentic workflow with human-in-loop escalation.</w:t>
      </w:r>
    </w:p>
    <w:p xmlns:wp14="http://schemas.microsoft.com/office/word/2010/wordml" w14:paraId="58B6C464" wp14:textId="77777777">
      <w:pPr>
        <w:pStyle w:val="ListParagraph"/>
        <w:numPr>
          <w:ilvl w:val="0"/>
          <w:numId w:val="2"/>
        </w:numPr>
        <w:spacing w:before="40" w:after="40"/>
      </w:pPr>
      <w:r>
        <w:rPr>
          <w:rFonts w:ascii="Arial" w:hAnsi="Arial" w:eastAsia="Arial" w:cs="Arial"/>
          <w:color w:val="2C2C54"/>
          <w:sz w:val="22"/>
          <w:szCs w:val="22"/>
        </w:rPr>
        <w:t xml:space="preserve">Demonstrate production-grade A2A agent communication, MCP integration, and skills-based agent design in a wealth management context.</w:t>
      </w:r>
    </w:p>
    <w:p xmlns:wp14="http://schemas.microsoft.com/office/word/2010/wordml" w14:paraId="44EAFD9C" wp14:textId="77777777">
      <w:r>
        <w:br w:type="page"/>
      </w:r>
    </w:p>
    <w:p xmlns:wp14="http://schemas.microsoft.com/office/word/2010/wordml" w14:paraId="75D43862" wp14:textId="77777777">
      <w:pPr>
        <w:pStyle w:val="Heading1"/>
        <w:spacing w:before="360" w:after="160"/>
      </w:pPr>
      <w:r>
        <w:rPr>
          <w:rFonts w:ascii="Arial" w:hAnsi="Arial" w:eastAsia="Arial" w:cs="Arial"/>
          <w:b/>
          <w:bCs/>
          <w:color w:val="1F4E79"/>
          <w:sz w:val="32"/>
          <w:szCs w:val="32"/>
        </w:rPr>
        <w:t xml:space="preserve">5. Platform Overview</w:t>
      </w:r>
    </w:p>
    <w:p xmlns:wp14="http://schemas.microsoft.com/office/word/2010/wordml" w14:paraId="0F103035" wp14:textId="77777777">
      <w:pPr>
        <w:spacing w:before="60" w:after="80"/>
      </w:pPr>
      <w:r>
        <w:rPr>
          <w:rFonts w:ascii="Arial" w:hAnsi="Arial" w:eastAsia="Arial" w:cs="Arial"/>
          <w:color w:val="2C2C54"/>
          <w:sz w:val="22"/>
          <w:szCs w:val="22"/>
          <w:lang w:val="en-US"/>
        </w:rPr>
        <w:t>This section describes the GlideGate onboarding workspace in detail — its features, interaction flows, and how the application integrates with an advisory firm's existing systems. The workspace is designed as a production-ready advisor tool that complements the AI agent backend described in Section 6.</w:t>
      </w:r>
    </w:p>
    <w:p xmlns:wp14="http://schemas.microsoft.com/office/word/2010/wordml" w14:paraId="5C321EC9" wp14:textId="77777777">
      <w:pPr>
        <w:pStyle w:val="Heading2"/>
        <w:spacing w:before="280" w:after="120"/>
      </w:pPr>
      <w:r>
        <w:rPr>
          <w:rFonts w:ascii="Arial" w:hAnsi="Arial" w:eastAsia="Arial" w:cs="Arial"/>
          <w:b w:val="1"/>
          <w:bCs w:val="1"/>
          <w:color w:val="2E75B6"/>
          <w:sz w:val="26"/>
          <w:szCs w:val="26"/>
          <w:lang w:val="en-US"/>
        </w:rPr>
        <w:t>5.1  Onboarding Workspace Features</w:t>
      </w:r>
    </w:p>
    <w:p xmlns:wp14="http://schemas.microsoft.com/office/word/2010/wordml" w14:paraId="75EDEDE3" wp14:textId="77777777">
      <w:pPr>
        <w:spacing w:before="60" w:after="80"/>
      </w:pPr>
      <w:r>
        <w:rPr>
          <w:rFonts w:ascii="Arial" w:hAnsi="Arial" w:eastAsia="Arial" w:cs="Arial"/>
          <w:color w:val="2C2C54"/>
          <w:sz w:val="22"/>
          <w:szCs w:val="22"/>
          <w:lang w:val="en-US"/>
        </w:rPr>
        <w:t>The following capabilities are supported in the GlideGate onboarding workspace. Each feature maps to one or more functional requirements defined in Section 9.</w:t>
      </w:r>
    </w:p>
    <w:p xmlns:wp14="http://schemas.microsoft.com/office/word/2010/wordml" w14:paraId="1425725F" wp14:textId="77777777">
      <w:pPr>
        <w:pStyle w:val="Heading3"/>
        <w:spacing w:before="200" w:after="100"/>
      </w:pPr>
      <w:r>
        <w:rPr>
          <w:rFonts w:ascii="Arial" w:hAnsi="Arial" w:eastAsia="Arial" w:cs="Arial"/>
          <w:b w:val="1"/>
          <w:bCs w:val="1"/>
          <w:color w:val="1A1A2E"/>
          <w:sz w:val="22"/>
          <w:szCs w:val="22"/>
          <w:lang w:val="en-US"/>
        </w:rPr>
        <w:t>5.1.1  Multi-Client Workspace</w:t>
      </w:r>
    </w:p>
    <w:p xmlns:wp14="http://schemas.microsoft.com/office/word/2010/wordml" w14:paraId="3ECC3014" wp14:textId="77777777">
      <w:pPr>
        <w:spacing w:before="60" w:after="80"/>
      </w:pPr>
      <w:r>
        <w:rPr>
          <w:rFonts w:ascii="Arial" w:hAnsi="Arial" w:eastAsia="Arial" w:cs="Arial"/>
          <w:color w:val="2C2C54"/>
          <w:sz w:val="22"/>
          <w:szCs w:val="22"/>
          <w:lang w:val="en-US"/>
        </w:rPr>
        <w:t>Advisors can switch between active onboarding engagements using a left-rail navigation panel. Each client context is fully isolated — per-client progress, documents, comments, and history are preserved and immediately accessible on context switch. No reload or re-authentication is required when switching clients.</w:t>
      </w:r>
    </w:p>
    <w:p xmlns:wp14="http://schemas.microsoft.com/office/word/2010/wordml" w14:paraId="74F7F70B" wp14:textId="77777777">
      <w:pPr>
        <w:pStyle w:val="Heading3"/>
        <w:spacing w:before="200" w:after="100"/>
      </w:pPr>
      <w:r>
        <w:rPr>
          <w:rFonts w:ascii="Arial" w:hAnsi="Arial" w:eastAsia="Arial" w:cs="Arial"/>
          <w:b w:val="1"/>
          <w:bCs w:val="1"/>
          <w:color w:val="1A1A2E"/>
          <w:sz w:val="22"/>
          <w:szCs w:val="22"/>
          <w:lang w:val="en-US"/>
        </w:rPr>
        <w:t>5.1.2  Categorised Document Tracking</w:t>
      </w:r>
    </w:p>
    <w:p xmlns:wp14="http://schemas.microsoft.com/office/word/2010/wordml" w14:paraId="78B961C5" wp14:textId="77777777">
      <w:pPr>
        <w:spacing w:before="60" w:after="80"/>
      </w:pPr>
      <w:r>
        <w:rPr>
          <w:rFonts w:ascii="Arial" w:hAnsi="Arial" w:eastAsia="Arial" w:cs="Arial"/>
          <w:color w:val="2C2C54"/>
          <w:sz w:val="22"/>
          <w:szCs w:val="22"/>
        </w:rPr>
        <w:t xml:space="preserve">Documents are grouped into six predefined categories: Identity, Financial, Legal, Insurance, Compliance, and Entity. Each category has its own checklist, status indicator, and action menu. Grouping ensures that document requests, uploads, and reviews follow a consistent taxonomy aligned with wealth management onboarding standards.</w:t>
      </w:r>
    </w:p>
    <w:p xmlns:wp14="http://schemas.microsoft.com/office/word/2010/wordml" w14:paraId="5C14F1CA" wp14:textId="77777777">
      <w:pPr>
        <w:pStyle w:val="Heading3"/>
        <w:spacing w:before="200" w:after="100"/>
      </w:pPr>
      <w:r>
        <w:rPr>
          <w:rFonts w:ascii="Arial" w:hAnsi="Arial" w:eastAsia="Arial" w:cs="Arial"/>
          <w:b w:val="1"/>
          <w:bCs w:val="1"/>
          <w:color w:val="1A1A2E"/>
          <w:sz w:val="22"/>
          <w:szCs w:val="22"/>
          <w:lang w:val="en-US"/>
        </w:rPr>
        <w:t>5.1.3  Six-State Status Workflow</w:t>
      </w:r>
    </w:p>
    <w:p xmlns:wp14="http://schemas.microsoft.com/office/word/2010/wordml" w14:paraId="7C223011" wp14:textId="77777777">
      <w:pPr>
        <w:spacing w:before="60" w:after="80"/>
      </w:pPr>
      <w:r>
        <w:rPr>
          <w:rFonts w:ascii="Arial" w:hAnsi="Arial" w:eastAsia="Arial" w:cs="Arial"/>
          <w:color w:val="2C2C54"/>
          <w:sz w:val="22"/>
          <w:szCs w:val="22"/>
        </w:rPr>
        <w:t xml:space="preserve">Every document in the workspace follows a six-state lifecycle:</w:t>
      </w:r>
    </w:p>
    <w:p xmlns:wp14="http://schemas.microsoft.com/office/word/2010/wordml" w14:paraId="60A6A859" wp14:textId="77777777">
      <w:pPr>
        <w:pStyle w:val="ListParagraph"/>
        <w:numPr>
          <w:ilvl w:val="0"/>
          <w:numId w:val="2"/>
        </w:numPr>
        <w:spacing w:before="40" w:after="40"/>
      </w:pPr>
      <w:r>
        <w:rPr>
          <w:rFonts w:ascii="Arial" w:hAnsi="Arial" w:eastAsia="Arial" w:cs="Arial"/>
          <w:color w:val="2C2C54"/>
          <w:sz w:val="22"/>
          <w:szCs w:val="22"/>
        </w:rPr>
        <w:t xml:space="preserve">Not Requested — document has not yet been asked for</w:t>
      </w:r>
    </w:p>
    <w:p xmlns:wp14="http://schemas.microsoft.com/office/word/2010/wordml" w14:paraId="32A28490" wp14:textId="77777777">
      <w:pPr>
        <w:pStyle w:val="ListParagraph"/>
        <w:numPr>
          <w:ilvl w:val="0"/>
          <w:numId w:val="2"/>
        </w:numPr>
        <w:spacing w:before="40" w:after="40"/>
      </w:pPr>
      <w:r>
        <w:rPr>
          <w:rFonts w:ascii="Arial" w:hAnsi="Arial" w:eastAsia="Arial" w:cs="Arial"/>
          <w:color w:val="2C2C54"/>
          <w:sz w:val="22"/>
          <w:szCs w:val="22"/>
        </w:rPr>
        <w:t xml:space="preserve">Requested — advisor or system has triggered a document request to the client</w:t>
      </w:r>
    </w:p>
    <w:p xmlns:wp14="http://schemas.microsoft.com/office/word/2010/wordml" w14:paraId="0970E076" wp14:textId="77777777">
      <w:pPr>
        <w:pStyle w:val="ListParagraph"/>
        <w:numPr>
          <w:ilvl w:val="0"/>
          <w:numId w:val="2"/>
        </w:numPr>
        <w:spacing w:before="40" w:after="40"/>
      </w:pPr>
      <w:r>
        <w:rPr>
          <w:rFonts w:ascii="Arial" w:hAnsi="Arial" w:eastAsia="Arial" w:cs="Arial"/>
          <w:color w:val="2C2C54"/>
          <w:sz w:val="22"/>
          <w:szCs w:val="22"/>
        </w:rPr>
        <w:t xml:space="preserve">Received — client has uploaded the document</w:t>
      </w:r>
    </w:p>
    <w:p xmlns:wp14="http://schemas.microsoft.com/office/word/2010/wordml" w14:paraId="3BBC2F17" wp14:textId="77777777">
      <w:pPr>
        <w:pStyle w:val="ListParagraph"/>
        <w:numPr>
          <w:ilvl w:val="0"/>
          <w:numId w:val="2"/>
        </w:numPr>
        <w:spacing w:before="40" w:after="40"/>
      </w:pPr>
      <w:r>
        <w:rPr>
          <w:rFonts w:ascii="Arial" w:hAnsi="Arial" w:eastAsia="Arial" w:cs="Arial"/>
          <w:color w:val="2C2C54"/>
          <w:sz w:val="22"/>
          <w:szCs w:val="22"/>
        </w:rPr>
        <w:t xml:space="preserve">Under Review — advisor or compliance team is reviewing the document</w:t>
      </w:r>
    </w:p>
    <w:p xmlns:wp14="http://schemas.microsoft.com/office/word/2010/wordml" w14:paraId="46A70075" wp14:textId="77777777">
      <w:pPr>
        <w:pStyle w:val="ListParagraph"/>
        <w:numPr>
          <w:ilvl w:val="0"/>
          <w:numId w:val="2"/>
        </w:numPr>
        <w:spacing w:before="40" w:after="40"/>
      </w:pPr>
      <w:r>
        <w:rPr>
          <w:rFonts w:ascii="Arial" w:hAnsi="Arial" w:eastAsia="Arial" w:cs="Arial"/>
          <w:color w:val="2C2C54"/>
          <w:sz w:val="22"/>
          <w:szCs w:val="22"/>
        </w:rPr>
        <w:t xml:space="preserve">Needs Revision — document has been reviewed and returned for correction</w:t>
      </w:r>
    </w:p>
    <w:p xmlns:wp14="http://schemas.microsoft.com/office/word/2010/wordml" w14:paraId="0B02ADBE" wp14:textId="77777777">
      <w:pPr>
        <w:pStyle w:val="ListParagraph"/>
        <w:numPr>
          <w:ilvl w:val="0"/>
          <w:numId w:val="2"/>
        </w:numPr>
        <w:spacing w:before="40" w:after="40"/>
      </w:pPr>
      <w:r>
        <w:rPr>
          <w:rFonts w:ascii="Arial" w:hAnsi="Arial" w:eastAsia="Arial" w:cs="Arial"/>
          <w:color w:val="2C2C54"/>
          <w:sz w:val="22"/>
          <w:szCs w:val="22"/>
        </w:rPr>
        <w:t xml:space="preserve">Approved — document has been accepted and cleared</w:t>
      </w:r>
    </w:p>
    <w:p xmlns:wp14="http://schemas.microsoft.com/office/word/2010/wordml" w14:paraId="4B94D5A5" wp14:textId="77777777">
      <w:pPr>
        <w:spacing w:before="80" w:after="80"/>
      </w:pPr>
      <w:r/>
    </w:p>
    <w:p xmlns:wp14="http://schemas.microsoft.com/office/word/2010/wordml" w14:paraId="762B030F" wp14:textId="77777777">
      <w:pPr>
        <w:spacing w:before="60" w:after="80"/>
      </w:pPr>
      <w:r>
        <w:rPr>
          <w:rFonts w:ascii="Arial" w:hAnsi="Arial" w:eastAsia="Arial" w:cs="Arial"/>
          <w:color w:val="2C2C54"/>
          <w:sz w:val="22"/>
          <w:szCs w:val="22"/>
          <w:lang w:val="en-US"/>
        </w:rPr>
        <w:t>Status is editable by authorised team members and is colour-coded throughout the workspace for instant visual recognition. Status transitions trigger automated notifications via the Notification Agent.</w:t>
      </w:r>
    </w:p>
    <w:p xmlns:wp14="http://schemas.microsoft.com/office/word/2010/wordml" w14:paraId="02DD4745" wp14:textId="77777777">
      <w:pPr>
        <w:pStyle w:val="Heading3"/>
        <w:spacing w:before="200" w:after="100"/>
      </w:pPr>
      <w:r>
        <w:rPr>
          <w:rFonts w:ascii="Arial" w:hAnsi="Arial" w:eastAsia="Arial" w:cs="Arial"/>
          <w:b w:val="1"/>
          <w:bCs w:val="1"/>
          <w:color w:val="1A1A2E"/>
          <w:sz w:val="22"/>
          <w:szCs w:val="22"/>
          <w:lang w:val="en-US"/>
        </w:rPr>
        <w:t>5.1.4  Comment &amp; Activity Threading</w:t>
      </w:r>
    </w:p>
    <w:p xmlns:wp14="http://schemas.microsoft.com/office/word/2010/wordml" w14:paraId="3A86EBB8" wp14:textId="77777777">
      <w:pPr>
        <w:spacing w:before="60" w:after="80"/>
      </w:pPr>
      <w:r>
        <w:rPr>
          <w:rFonts w:ascii="Arial" w:hAnsi="Arial" w:eastAsia="Arial" w:cs="Arial"/>
          <w:color w:val="2C2C54"/>
          <w:sz w:val="22"/>
          <w:szCs w:val="22"/>
          <w:lang w:val="en-US"/>
        </w:rPr>
        <w:t>Every document carries a threaded activity log capturing all comments, status changes, and system events in chronological order. Internal notes are visible only on the advisor side. Client-visible notes flow automatically into the per-document client chat. This dual-track threading ensures clean communication boundaries between internal teams and clients.</w:t>
      </w:r>
    </w:p>
    <w:p xmlns:wp14="http://schemas.microsoft.com/office/word/2010/wordml" w14:paraId="4AC385CA" wp14:textId="77777777">
      <w:pPr>
        <w:pStyle w:val="Heading3"/>
        <w:spacing w:before="200" w:after="100"/>
      </w:pPr>
      <w:r>
        <w:rPr>
          <w:rFonts w:ascii="Arial" w:hAnsi="Arial" w:eastAsia="Arial" w:cs="Arial"/>
          <w:b w:val="1"/>
          <w:bCs w:val="1"/>
          <w:color w:val="1A1A2E"/>
          <w:sz w:val="22"/>
          <w:szCs w:val="22"/>
          <w:lang w:val="en-US"/>
        </w:rPr>
        <w:t>5.1.5  Visibility Toggle on Comments</w:t>
      </w:r>
    </w:p>
    <w:p xmlns:wp14="http://schemas.microsoft.com/office/word/2010/wordml" w14:paraId="255F35A3" wp14:textId="77777777">
      <w:pPr>
        <w:spacing w:before="60" w:after="80"/>
      </w:pPr>
      <w:r>
        <w:rPr>
          <w:rFonts w:ascii="Arial" w:hAnsi="Arial" w:eastAsia="Arial" w:cs="Arial"/>
          <w:color w:val="2C2C54"/>
          <w:sz w:val="22"/>
          <w:szCs w:val="22"/>
          <w:lang w:val="en-US"/>
        </w:rPr>
        <w:t>Any existing comment can be toggled between Internal and Client Visible in a single click. This allows advisors to draft internal notes and selectively surface them to the client without re-entering content — particularly useful for sanitising internal commentary before sharing with the client.</w:t>
      </w:r>
    </w:p>
    <w:p xmlns:wp14="http://schemas.microsoft.com/office/word/2010/wordml" w14:paraId="1E67C76F" wp14:textId="77777777">
      <w:pPr>
        <w:pStyle w:val="Heading3"/>
        <w:spacing w:before="200" w:after="100"/>
      </w:pPr>
      <w:r>
        <w:rPr>
          <w:rFonts w:ascii="Arial" w:hAnsi="Arial" w:eastAsia="Arial" w:cs="Arial"/>
          <w:b w:val="1"/>
          <w:bCs w:val="1"/>
          <w:color w:val="1A1A2E"/>
          <w:sz w:val="22"/>
          <w:szCs w:val="22"/>
          <w:lang w:val="en-US"/>
        </w:rPr>
        <w:t>5.1.6  Client Chat per Document</w:t>
      </w:r>
    </w:p>
    <w:p xmlns:wp14="http://schemas.microsoft.com/office/word/2010/wordml" w14:paraId="18E7C4E4" wp14:textId="77777777">
      <w:pPr>
        <w:spacing w:before="60" w:after="80"/>
      </w:pPr>
      <w:r>
        <w:rPr>
          <w:rFonts w:ascii="Arial" w:hAnsi="Arial" w:eastAsia="Arial" w:cs="Arial"/>
          <w:color w:val="2C2C54"/>
          <w:sz w:val="22"/>
          <w:szCs w:val="22"/>
          <w:lang w:val="en-US"/>
        </w:rPr>
        <w:t>Clients interact with the platform through a document-level threaded chat interface. Documents are presented to the client grouped by category, and each document has its own conversation thread. This scoped messaging eliminates cross-document confusion and provides a clear record of communications specific to each document request.</w:t>
      </w:r>
    </w:p>
    <w:p xmlns:wp14="http://schemas.microsoft.com/office/word/2010/wordml" w14:paraId="4C8716E4" wp14:textId="77777777">
      <w:pPr>
        <w:pStyle w:val="Heading3"/>
        <w:spacing w:before="200" w:after="100"/>
      </w:pPr>
      <w:r>
        <w:rPr>
          <w:rFonts w:ascii="Arial" w:hAnsi="Arial" w:eastAsia="Arial" w:cs="Arial"/>
          <w:b w:val="1"/>
          <w:bCs w:val="1"/>
          <w:color w:val="1A1A2E"/>
          <w:sz w:val="22"/>
          <w:szCs w:val="22"/>
          <w:lang w:val="en-US"/>
        </w:rPr>
        <w:t>5.1.7  Client Uploads with Tagging</w:t>
      </w:r>
    </w:p>
    <w:p xmlns:wp14="http://schemas.microsoft.com/office/word/2010/wordml" w14:paraId="4611A533" wp14:textId="77777777">
      <w:pPr>
        <w:spacing w:before="60" w:after="80"/>
      </w:pPr>
      <w:r>
        <w:rPr>
          <w:rFonts w:ascii="Arial" w:hAnsi="Arial" w:eastAsia="Arial" w:cs="Arial"/>
          <w:color w:val="2C2C54"/>
          <w:sz w:val="22"/>
          <w:szCs w:val="22"/>
        </w:rPr>
        <w:t xml:space="preserve">Clients can upload documents to any category directly from their workspace. Each category presents a predefined tag list relevant to that category (examples: Passport, National ID, Utility Bill for Identity; K-1, W-9, Tax Return for Financial). Tagging ensures that uploaded documents are correctly classified without requiring advisor intervention for routine submissions.</w:t>
      </w:r>
    </w:p>
    <w:p xmlns:wp14="http://schemas.microsoft.com/office/word/2010/wordml" w14:paraId="0DFE81C5" wp14:textId="77777777">
      <w:pPr>
        <w:pStyle w:val="Heading3"/>
        <w:spacing w:before="200" w:after="100"/>
      </w:pPr>
      <w:r>
        <w:rPr>
          <w:rFonts w:ascii="Arial" w:hAnsi="Arial" w:eastAsia="Arial" w:cs="Arial"/>
          <w:b w:val="1"/>
          <w:bCs w:val="1"/>
          <w:color w:val="1A1A2E"/>
          <w:sz w:val="22"/>
          <w:szCs w:val="22"/>
          <w:lang w:val="en-US"/>
        </w:rPr>
        <w:t>5.1.8  Delete with Confirmation</w:t>
      </w:r>
    </w:p>
    <w:p xmlns:wp14="http://schemas.microsoft.com/office/word/2010/wordml" w14:paraId="6012D947" wp14:textId="77777777">
      <w:pPr>
        <w:spacing w:before="60" w:after="80"/>
      </w:pPr>
      <w:r>
        <w:rPr>
          <w:rFonts w:ascii="Arial" w:hAnsi="Arial" w:eastAsia="Arial" w:cs="Arial"/>
          <w:color w:val="2C2C54"/>
          <w:sz w:val="22"/>
          <w:szCs w:val="22"/>
          <w:lang w:val="en-US"/>
        </w:rPr>
        <w:t>Documents can be removed from the workspace using a two-step confirmation prompt. The first action presents a summary of the document to be deleted; the second action requires explicit confirmation. This safeguard prevents accidental deletion of compliance-relevant documents during active onboarding.</w:t>
      </w:r>
    </w:p>
    <w:p xmlns:wp14="http://schemas.microsoft.com/office/word/2010/wordml" w14:paraId="03256322" wp14:textId="77777777">
      <w:pPr>
        <w:pStyle w:val="Heading3"/>
        <w:spacing w:before="200" w:after="100"/>
      </w:pPr>
      <w:r>
        <w:rPr>
          <w:rFonts w:ascii="Arial" w:hAnsi="Arial" w:eastAsia="Arial" w:cs="Arial"/>
          <w:b w:val="1"/>
          <w:bCs w:val="1"/>
          <w:color w:val="1A1A2E"/>
          <w:sz w:val="22"/>
          <w:szCs w:val="22"/>
          <w:lang w:val="en-US"/>
        </w:rPr>
        <w:t>5.1.9  Upload Notifications</w:t>
      </w:r>
    </w:p>
    <w:p xmlns:wp14="http://schemas.microsoft.com/office/word/2010/wordml" w14:paraId="68312468" wp14:textId="77777777">
      <w:pPr>
        <w:spacing w:before="60" w:after="80"/>
      </w:pPr>
      <w:r>
        <w:rPr>
          <w:rFonts w:ascii="Arial" w:hAnsi="Arial" w:eastAsia="Arial" w:cs="Arial"/>
          <w:color w:val="2C2C54"/>
          <w:sz w:val="22"/>
          <w:szCs w:val="22"/>
          <w:lang w:val="en-US"/>
        </w:rPr>
        <w:t>When a client uploads a document, the platform provides two real-time notification signals: a count badge on the Client Service Home tab indicating the number of new uploads, and a pulsing indicator on the affected document row. Both signals persist until the document is opened and reviewed by a team member.</w:t>
      </w:r>
    </w:p>
    <w:p xmlns:wp14="http://schemas.microsoft.com/office/word/2010/wordml" w14:paraId="3FDC9DD9" wp14:textId="77777777">
      <w:pPr>
        <w:pStyle w:val="Heading3"/>
        <w:spacing w:before="200" w:after="100"/>
      </w:pPr>
      <w:r>
        <w:rPr>
          <w:rFonts w:ascii="Arial" w:hAnsi="Arial" w:eastAsia="Arial" w:cs="Arial"/>
          <w:b w:val="1"/>
          <w:bCs w:val="1"/>
          <w:color w:val="1A1A2E"/>
          <w:sz w:val="22"/>
          <w:szCs w:val="22"/>
          <w:lang w:val="en-US"/>
        </w:rPr>
        <w:t>5.1.10  AI Completeness Validation</w:t>
      </w:r>
    </w:p>
    <w:p xmlns:wp14="http://schemas.microsoft.com/office/word/2010/wordml" w14:paraId="5E37757F" wp14:textId="77777777">
      <w:pPr>
        <w:spacing w:before="60" w:after="80"/>
      </w:pPr>
      <w:r>
        <w:rPr>
          <w:rFonts w:ascii="Arial" w:hAnsi="Arial" w:eastAsia="Arial" w:cs="Arial"/>
          <w:color w:val="2C2C54"/>
          <w:sz w:val="22"/>
          <w:szCs w:val="22"/>
          <w:lang w:val="en-US"/>
        </w:rPr>
        <w:t>Advisors can trigger an LLM-powered completeness check on any document. The AI validation engine scores the document against configured validation factors and surfaces a structured set of pass, warn, and fail findings. Validation goals and check factors are category- and document-level configurable (see Section 5.1.14). This feature is powered by the Document Intelligence Agent and the AI Completeness Validation infrastructure described in Section 5.3.</w:t>
      </w:r>
    </w:p>
    <w:p xmlns:wp14="http://schemas.microsoft.com/office/word/2010/wordml" w14:paraId="347A3BD4" wp14:textId="77777777">
      <w:pPr>
        <w:pStyle w:val="Heading3"/>
        <w:spacing w:before="200" w:after="100"/>
      </w:pPr>
      <w:r>
        <w:rPr>
          <w:rFonts w:ascii="Arial" w:hAnsi="Arial" w:eastAsia="Arial" w:cs="Arial"/>
          <w:b w:val="1"/>
          <w:bCs w:val="1"/>
          <w:color w:val="1A1A2E"/>
          <w:sz w:val="22"/>
          <w:szCs w:val="22"/>
          <w:lang w:val="en-US"/>
        </w:rPr>
        <w:t>5.1.11  Version Change Detection</w:t>
      </w:r>
    </w:p>
    <w:p xmlns:wp14="http://schemas.microsoft.com/office/word/2010/wordml" w14:paraId="349EC969" wp14:textId="77777777">
      <w:pPr>
        <w:spacing w:before="60" w:after="80"/>
      </w:pPr>
      <w:r>
        <w:rPr>
          <w:rFonts w:ascii="Arial" w:hAnsi="Arial" w:eastAsia="Arial" w:cs="Arial"/>
          <w:color w:val="2C2C54"/>
          <w:sz w:val="22"/>
          <w:szCs w:val="22"/>
          <w:lang w:val="en-US"/>
        </w:rPr>
        <w:t>When a client resubmits a revised document, the platform automatically compares the new version against the prior version. The comparison engine surfaces a structured diff showing added, modified, removed, and unchanged sections. This enables reviewers to focus attention on what changed rather than re-reviewing the entire document.</w:t>
      </w:r>
    </w:p>
    <w:p xmlns:wp14="http://schemas.microsoft.com/office/word/2010/wordml" w14:paraId="371D7AAC" wp14:textId="77777777">
      <w:pPr>
        <w:pStyle w:val="Heading3"/>
        <w:spacing w:before="200" w:after="100"/>
      </w:pPr>
      <w:r>
        <w:rPr>
          <w:rFonts w:ascii="Arial" w:hAnsi="Arial" w:eastAsia="Arial" w:cs="Arial"/>
          <w:b w:val="1"/>
          <w:bCs w:val="1"/>
          <w:color w:val="1A1A2E"/>
          <w:sz w:val="22"/>
          <w:szCs w:val="22"/>
          <w:lang w:val="en-US"/>
        </w:rPr>
        <w:t>5.1.12  LLM Provider Configuration</w:t>
      </w:r>
    </w:p>
    <w:p xmlns:wp14="http://schemas.microsoft.com/office/word/2010/wordml" w14:paraId="4F7F6BA3" wp14:textId="77777777">
      <w:pPr>
        <w:spacing w:before="60" w:after="80"/>
      </w:pPr>
      <w:r>
        <w:rPr>
          <w:rFonts w:ascii="Arial" w:hAnsi="Arial" w:eastAsia="Arial" w:cs="Arial"/>
          <w:color w:val="2C2C54"/>
          <w:sz w:val="22"/>
          <w:szCs w:val="22"/>
          <w:lang w:val="en-US"/>
        </w:rPr>
        <w:t>The platform supports flexible LLM provider selection at the workspace level. Supported configurations include:</w:t>
      </w:r>
    </w:p>
    <w:p xmlns:wp14="http://schemas.microsoft.com/office/word/2010/wordml" w14:paraId="17A85C9A" wp14:textId="77777777">
      <w:pPr>
        <w:pStyle w:val="ListParagraph"/>
        <w:numPr>
          <w:ilvl w:val="0"/>
          <w:numId w:val="2"/>
        </w:numPr>
        <w:spacing w:before="40" w:after="40"/>
      </w:pPr>
      <w:r>
        <w:rPr>
          <w:rFonts w:ascii="Arial" w:hAnsi="Arial" w:eastAsia="Arial" w:cs="Arial"/>
          <w:color w:val="2C2C54"/>
          <w:sz w:val="22"/>
          <w:szCs w:val="22"/>
        </w:rPr>
        <w:t xml:space="preserve">Paid API providers: OpenAI, Anthropic, Google</w:t>
      </w:r>
    </w:p>
    <w:p xmlns:wp14="http://schemas.microsoft.com/office/word/2010/wordml" w14:paraId="1C2AE7C4" wp14:textId="77777777">
      <w:pPr>
        <w:pStyle w:val="ListParagraph"/>
        <w:numPr>
          <w:ilvl w:val="0"/>
          <w:numId w:val="2"/>
        </w:numPr>
        <w:spacing w:before="40" w:after="40"/>
      </w:pPr>
      <w:r>
        <w:rPr>
          <w:rFonts w:ascii="Arial" w:hAnsi="Arial" w:eastAsia="Arial" w:cs="Arial"/>
          <w:color w:val="2C2C54"/>
          <w:sz w:val="22"/>
          <w:szCs w:val="22"/>
        </w:rPr>
        <w:t xml:space="preserve">Self-hosted local models: Llama, Mistral, Qwen</w:t>
      </w:r>
    </w:p>
    <w:p xmlns:wp14="http://schemas.microsoft.com/office/word/2010/wordml" w14:paraId="3DEEC669" wp14:textId="77777777">
      <w:pPr>
        <w:spacing w:before="80" w:after="80"/>
      </w:pPr>
      <w:r/>
    </w:p>
    <w:p xmlns:wp14="http://schemas.microsoft.com/office/word/2010/wordml" w14:paraId="0ECA1DC0" wp14:textId="77777777">
      <w:pPr>
        <w:spacing w:before="60" w:after="80"/>
      </w:pPr>
      <w:r>
        <w:rPr>
          <w:rFonts w:ascii="Arial" w:hAnsi="Arial" w:eastAsia="Arial" w:cs="Arial"/>
          <w:color w:val="2C2C54"/>
          <w:sz w:val="22"/>
          <w:szCs w:val="22"/>
          <w:lang w:val="en-US"/>
        </w:rPr>
        <w:t>Each provider configuration exposes provider-specific fields (API keys, endpoint URLs, model version selection). This enables firms to align AI inference with their data residency and cost requirements.</w:t>
      </w:r>
    </w:p>
    <w:p xmlns:wp14="http://schemas.microsoft.com/office/word/2010/wordml" w14:paraId="6289A3A9" wp14:textId="77777777">
      <w:pPr>
        <w:pStyle w:val="Heading3"/>
        <w:spacing w:before="200" w:after="100"/>
      </w:pPr>
      <w:r>
        <w:rPr>
          <w:rFonts w:ascii="Arial" w:hAnsi="Arial" w:eastAsia="Arial" w:cs="Arial"/>
          <w:b w:val="1"/>
          <w:bCs w:val="1"/>
          <w:color w:val="1A1A2E"/>
          <w:sz w:val="22"/>
          <w:szCs w:val="22"/>
          <w:lang w:val="en-US"/>
        </w:rPr>
        <w:t>5.1.13  Deterministic Controls</w:t>
      </w:r>
    </w:p>
    <w:p xmlns:wp14="http://schemas.microsoft.com/office/word/2010/wordml" w14:paraId="3DA2978D" wp14:textId="77777777">
      <w:pPr>
        <w:spacing w:before="60" w:after="80"/>
      </w:pPr>
      <w:r>
        <w:rPr>
          <w:rFonts w:ascii="Arial" w:hAnsi="Arial" w:eastAsia="Arial" w:cs="Arial"/>
          <w:color w:val="2C2C54"/>
          <w:sz w:val="22"/>
          <w:szCs w:val="22"/>
          <w:lang w:val="en-US"/>
        </w:rPr>
        <w:t>The AI configuration layer exposes the following deterministic controls for all LLM-powered features: Temperature, Top-P, Fixed Seed, Frequency Penalty, Presence Penalty, Retry-on-Non-Determinism, and Response Caching with TTL. These controls enable reproducible AI outputs — critical for compliance use cases where consistent document assessments are required across re-runs.</w:t>
      </w:r>
    </w:p>
    <w:p xmlns:wp14="http://schemas.microsoft.com/office/word/2010/wordml" w14:paraId="754E435F" wp14:textId="77777777">
      <w:pPr>
        <w:pStyle w:val="Heading3"/>
        <w:spacing w:before="200" w:after="100"/>
      </w:pPr>
      <w:r>
        <w:rPr>
          <w:rFonts w:ascii="Arial" w:hAnsi="Arial" w:eastAsia="Arial" w:cs="Arial"/>
          <w:b w:val="1"/>
          <w:bCs w:val="1"/>
          <w:color w:val="1A1A2E"/>
          <w:sz w:val="22"/>
          <w:szCs w:val="22"/>
          <w:lang w:val="en-US"/>
        </w:rPr>
        <w:t>5.1.14  Editable Validation Prompts</w:t>
      </w:r>
    </w:p>
    <w:p xmlns:wp14="http://schemas.microsoft.com/office/word/2010/wordml" w14:paraId="2601CB49" wp14:textId="77777777">
      <w:pPr>
        <w:spacing w:before="60" w:after="80"/>
      </w:pPr>
      <w:r>
        <w:rPr>
          <w:rFonts w:ascii="Arial" w:hAnsi="Arial" w:eastAsia="Arial" w:cs="Arial"/>
          <w:color w:val="2C2C54"/>
          <w:sz w:val="22"/>
          <w:szCs w:val="22"/>
          <w:lang w:val="en-US"/>
        </w:rPr>
        <w:t>Category-level and document-level validation goals and check factors are prefilled with domain-specific prompts tailored to wealth management onboarding. All prompts are fully editable by authorised administrators. This allows firms to customise validation logic to their specific regulatory jurisdiction, product set, and internal standards without requiring code changes.</w:t>
      </w:r>
    </w:p>
    <w:p xmlns:wp14="http://schemas.microsoft.com/office/word/2010/wordml" w14:paraId="7ECABE98" wp14:textId="77777777">
      <w:pPr>
        <w:pStyle w:val="Heading3"/>
        <w:spacing w:before="200" w:after="100"/>
      </w:pPr>
      <w:r>
        <w:rPr>
          <w:rFonts w:ascii="Arial" w:hAnsi="Arial" w:eastAsia="Arial" w:cs="Arial"/>
          <w:b w:val="1"/>
          <w:bCs w:val="1"/>
          <w:color w:val="1A1A2E"/>
          <w:sz w:val="22"/>
          <w:szCs w:val="22"/>
          <w:lang w:val="en-US"/>
        </w:rPr>
        <w:t>5.1.15  Team Attribution</w:t>
      </w:r>
    </w:p>
    <w:p xmlns:wp14="http://schemas.microsoft.com/office/word/2010/wordml" w14:paraId="1448326F" wp14:textId="77777777">
      <w:pPr>
        <w:spacing w:before="60" w:after="80"/>
      </w:pPr>
      <w:r>
        <w:rPr>
          <w:rFonts w:ascii="Arial" w:hAnsi="Arial" w:eastAsia="Arial" w:cs="Arial"/>
          <w:color w:val="2C2C54"/>
          <w:sz w:val="22"/>
          <w:szCs w:val="22"/>
          <w:lang w:val="en-US"/>
        </w:rPr>
        <w:t>Every comment and status change is attributed to a named team member with a role designation: Advisor, Associate, Compliance, or Ops. Each role carries a colour-coded identity indicator visible throughout the workspace. Attribution creates a complete, auditable record of who took what action and when across the entire onboarding lifecycle.</w:t>
      </w:r>
    </w:p>
    <w:p xmlns:wp14="http://schemas.microsoft.com/office/word/2010/wordml" w14:paraId="4420A9E3" wp14:textId="77777777">
      <w:pPr>
        <w:pStyle w:val="Heading3"/>
        <w:spacing w:before="200" w:after="100"/>
      </w:pPr>
      <w:r>
        <w:rPr>
          <w:rFonts w:ascii="Arial" w:hAnsi="Arial" w:eastAsia="Arial" w:cs="Arial"/>
          <w:b w:val="1"/>
          <w:bCs w:val="1"/>
          <w:color w:val="1A1A2E"/>
          <w:sz w:val="22"/>
          <w:szCs w:val="22"/>
          <w:lang w:val="en-US"/>
        </w:rPr>
        <w:t>5.1.16  Progress Tracking</w:t>
      </w:r>
    </w:p>
    <w:p xmlns:wp14="http://schemas.microsoft.com/office/word/2010/wordml" w14:paraId="0701B18D" wp14:textId="77777777">
      <w:pPr>
        <w:spacing w:before="60" w:after="80"/>
      </w:pPr>
      <w:r>
        <w:rPr>
          <w:rFonts w:ascii="Arial" w:hAnsi="Arial" w:eastAsia="Arial" w:cs="Arial"/>
          <w:color w:val="2C2C54"/>
          <w:sz w:val="22"/>
          <w:szCs w:val="22"/>
        </w:rPr>
        <w:t xml:space="preserve">The workspace provides three levels of real-time progress visibility:</w:t>
      </w:r>
    </w:p>
    <w:p xmlns:wp14="http://schemas.microsoft.com/office/word/2010/wordml" w14:paraId="2F111700" wp14:textId="77777777">
      <w:pPr>
        <w:pStyle w:val="ListParagraph"/>
        <w:numPr>
          <w:ilvl w:val="0"/>
          <w:numId w:val="2"/>
        </w:numPr>
        <w:spacing w:before="40" w:after="40"/>
      </w:pPr>
      <w:r>
        <w:rPr>
          <w:rFonts w:ascii="Arial" w:hAnsi="Arial" w:eastAsia="Arial" w:cs="Arial"/>
          <w:color w:val="2C2C54"/>
          <w:sz w:val="22"/>
          <w:szCs w:val="22"/>
        </w:rPr>
        <w:t xml:space="preserve">Per-client overall progress bar — showing percentage of all documents in Approved state across the full onboarding</w:t>
      </w:r>
    </w:p>
    <w:p xmlns:wp14="http://schemas.microsoft.com/office/word/2010/wordml" w14:paraId="4A14C779" wp14:textId="77777777">
      <w:pPr>
        <w:pStyle w:val="ListParagraph"/>
        <w:numPr>
          <w:ilvl w:val="0"/>
          <w:numId w:val="2"/>
        </w:numPr>
        <w:spacing w:before="40" w:after="40"/>
      </w:pPr>
      <w:r>
        <w:rPr>
          <w:rFonts w:ascii="Arial" w:hAnsi="Arial" w:eastAsia="Arial" w:cs="Arial"/>
          <w:color w:val="2C2C54"/>
          <w:sz w:val="22"/>
          <w:szCs w:val="22"/>
        </w:rPr>
        <w:t xml:space="preserve">Per-category progress bar — showing approval completion within each document category</w:t>
      </w:r>
    </w:p>
    <w:p xmlns:wp14="http://schemas.microsoft.com/office/word/2010/wordml" w14:paraId="775192BA" wp14:textId="77777777">
      <w:pPr>
        <w:pStyle w:val="ListParagraph"/>
        <w:numPr>
          <w:ilvl w:val="0"/>
          <w:numId w:val="2"/>
        </w:numPr>
        <w:spacing w:before="40" w:after="40"/>
      </w:pPr>
      <w:r>
        <w:rPr>
          <w:rFonts w:ascii="Arial" w:hAnsi="Arial" w:eastAsia="Arial" w:cs="Arial"/>
          <w:color w:val="2C2C54"/>
          <w:sz w:val="22"/>
          <w:szCs w:val="22"/>
        </w:rPr>
        <w:t xml:space="preserve">Overall dashboard summary — aggregated view across all active onboardings</w:t>
      </w:r>
    </w:p>
    <w:p xmlns:wp14="http://schemas.microsoft.com/office/word/2010/wordml" w14:paraId="3656B9AB" wp14:textId="77777777">
      <w:pPr>
        <w:spacing w:before="80" w:after="80"/>
      </w:pPr>
      <w:r/>
    </w:p>
    <w:p xmlns:wp14="http://schemas.microsoft.com/office/word/2010/wordml" w14:paraId="44DF45C5" wp14:textId="77777777">
      <w:pPr>
        <w:spacing w:before="60" w:after="80"/>
      </w:pPr>
      <w:r>
        <w:rPr>
          <w:rFonts w:ascii="Arial" w:hAnsi="Arial" w:eastAsia="Arial" w:cs="Arial"/>
          <w:color w:val="2C2C54"/>
          <w:sz w:val="22"/>
          <w:szCs w:val="22"/>
          <w:lang w:val="en-US"/>
        </w:rPr>
        <w:t>Progress bars update in real time as documents move through the six-state status workflow, giving advisors and team members an instant read on onboarding health without navigating individual document records.</w:t>
      </w:r>
    </w:p>
    <w:p xmlns:wp14="http://schemas.microsoft.com/office/word/2010/wordml" w14:paraId="1FA70948" wp14:textId="77777777">
      <w:pPr>
        <w:pStyle w:val="Heading2"/>
        <w:spacing w:before="280" w:after="120"/>
      </w:pPr>
      <w:r>
        <w:rPr>
          <w:rFonts w:ascii="Arial" w:hAnsi="Arial" w:eastAsia="Arial" w:cs="Arial"/>
          <w:b w:val="1"/>
          <w:bCs w:val="1"/>
          <w:color w:val="2E75B6"/>
          <w:sz w:val="26"/>
          <w:szCs w:val="26"/>
          <w:lang w:val="en-US"/>
        </w:rPr>
        <w:t>5.2  Interaction Flows</w:t>
      </w:r>
    </w:p>
    <w:p xmlns:wp14="http://schemas.microsoft.com/office/word/2010/wordml" w14:paraId="41A53ED8" wp14:textId="77777777">
      <w:pPr>
        <w:pStyle w:val="Heading3"/>
        <w:spacing w:before="200" w:after="100"/>
      </w:pPr>
      <w:r>
        <w:rPr>
          <w:rFonts w:ascii="Arial" w:hAnsi="Arial" w:eastAsia="Arial" w:cs="Arial"/>
          <w:b w:val="1"/>
          <w:bCs w:val="1"/>
          <w:color w:val="1A1A2E"/>
          <w:sz w:val="22"/>
          <w:szCs w:val="22"/>
          <w:lang w:val="en-US"/>
        </w:rPr>
        <w:t>5.2.1  Advisor Onboarding Flow</w:t>
      </w:r>
    </w:p>
    <w:p xmlns:wp14="http://schemas.microsoft.com/office/word/2010/wordml" w14:paraId="2F490531" wp14:textId="77777777">
      <w:pPr>
        <w:spacing w:before="60" w:after="80"/>
      </w:pPr>
      <w:r>
        <w:rPr>
          <w:rFonts w:ascii="Arial" w:hAnsi="Arial" w:eastAsia="Arial" w:cs="Arial"/>
          <w:color w:val="2C2C54"/>
          <w:sz w:val="22"/>
          <w:szCs w:val="22"/>
          <w:lang w:val="en-US"/>
        </w:rPr>
        <w:t>The primary advisor interaction flow within the GlideGate workspace proceeds as follows:</w:t>
      </w:r>
    </w:p>
    <w:p xmlns:wp14="http://schemas.microsoft.com/office/word/2010/wordml" w14:paraId="57133EB8" wp14:textId="77777777">
      <w:pPr>
        <w:pStyle w:val="ListParagraph"/>
        <w:numPr>
          <w:ilvl w:val="0"/>
          <w:numId w:val="2"/>
        </w:numPr>
        <w:spacing w:before="40" w:after="40"/>
      </w:pPr>
      <w:r>
        <w:rPr>
          <w:rFonts w:ascii="Arial" w:hAnsi="Arial" w:eastAsia="Arial" w:cs="Arial"/>
          <w:color w:val="2C2C54"/>
          <w:sz w:val="22"/>
          <w:szCs w:val="22"/>
        </w:rPr>
        <w:t xml:space="preserve">Advisor creates a new client onboarding record and selects the products being onboarded.</w:t>
      </w:r>
    </w:p>
    <w:p xmlns:wp14="http://schemas.microsoft.com/office/word/2010/wordml" w14:paraId="2152A712" wp14:textId="77777777">
      <w:pPr>
        <w:pStyle w:val="ListParagraph"/>
        <w:numPr>
          <w:ilvl w:val="0"/>
          <w:numId w:val="2"/>
        </w:numPr>
        <w:spacing w:before="40" w:after="40"/>
      </w:pPr>
      <w:r>
        <w:rPr>
          <w:rFonts w:ascii="Arial" w:hAnsi="Arial" w:eastAsia="Arial" w:cs="Arial"/>
          <w:color w:val="2C2C54"/>
          <w:sz w:val="22"/>
          <w:szCs w:val="22"/>
        </w:rPr>
        <w:t xml:space="preserve">The system pre-populates the document checklist based on selected products and the firm's configuration.</w:t>
      </w:r>
    </w:p>
    <w:p xmlns:wp14="http://schemas.microsoft.com/office/word/2010/wordml" w14:paraId="7D9FDD55" wp14:textId="77777777">
      <w:pPr>
        <w:pStyle w:val="ListParagraph"/>
        <w:numPr>
          <w:ilvl w:val="0"/>
          <w:numId w:val="2"/>
        </w:numPr>
        <w:spacing w:before="40" w:after="40"/>
        <w:rPr/>
      </w:pPr>
      <w:r>
        <w:rPr>
          <w:rFonts w:ascii="Arial" w:hAnsi="Arial" w:eastAsia="Arial" w:cs="Arial"/>
          <w:color w:val="2C2C54"/>
          <w:sz w:val="22"/>
          <w:szCs w:val="22"/>
          <w:lang w:val="en-US"/>
        </w:rPr>
        <w:t>Advisor sends document requests to the client — either individually or in bulk — directly from the checklist.</w:t>
      </w:r>
    </w:p>
    <w:p xmlns:wp14="http://schemas.microsoft.com/office/word/2010/wordml" w14:paraId="6A203454" wp14:textId="77777777">
      <w:pPr>
        <w:pStyle w:val="ListParagraph"/>
        <w:numPr>
          <w:ilvl w:val="0"/>
          <w:numId w:val="2"/>
        </w:numPr>
        <w:spacing w:before="40" w:after="40"/>
      </w:pPr>
      <w:r>
        <w:rPr>
          <w:rFonts w:ascii="Arial" w:hAnsi="Arial" w:eastAsia="Arial" w:cs="Arial"/>
          <w:color w:val="2C2C54"/>
          <w:sz w:val="22"/>
          <w:szCs w:val="22"/>
        </w:rPr>
        <w:t xml:space="preserve">Client receives notifications and accesses their portal to upload and communicate on each document.</w:t>
      </w:r>
    </w:p>
    <w:p xmlns:wp14="http://schemas.microsoft.com/office/word/2010/wordml" w14:paraId="448BEFFF" wp14:textId="77777777">
      <w:pPr>
        <w:pStyle w:val="ListParagraph"/>
        <w:numPr>
          <w:ilvl w:val="0"/>
          <w:numId w:val="2"/>
        </w:numPr>
        <w:spacing w:before="40" w:after="40"/>
        <w:rPr/>
      </w:pPr>
      <w:r>
        <w:rPr>
          <w:rFonts w:ascii="Arial" w:hAnsi="Arial" w:eastAsia="Arial" w:cs="Arial"/>
          <w:color w:val="2C2C54"/>
          <w:sz w:val="22"/>
          <w:szCs w:val="22"/>
          <w:lang w:val="en-US"/>
        </w:rPr>
        <w:t>Advisor reviews uploaded documents, adds internal comments, runs AI validation checks, and updates status.</w:t>
      </w:r>
    </w:p>
    <w:p xmlns:wp14="http://schemas.microsoft.com/office/word/2010/wordml" w14:paraId="779E0BAF" wp14:textId="77777777">
      <w:pPr>
        <w:pStyle w:val="ListParagraph"/>
        <w:numPr>
          <w:ilvl w:val="0"/>
          <w:numId w:val="2"/>
        </w:numPr>
        <w:spacing w:before="40" w:after="40"/>
      </w:pPr>
      <w:r>
        <w:rPr>
          <w:rFonts w:ascii="Arial" w:hAnsi="Arial" w:eastAsia="Arial" w:cs="Arial"/>
          <w:color w:val="2C2C54"/>
          <w:sz w:val="22"/>
          <w:szCs w:val="22"/>
        </w:rPr>
        <w:t xml:space="preserve">Documents requiring compliance review are escalated via the status workflow — the compliance team receives attribution-stamped tasks.</w:t>
      </w:r>
    </w:p>
    <w:p xmlns:wp14="http://schemas.microsoft.com/office/word/2010/wordml" w14:paraId="6D0E5772" wp14:textId="77777777">
      <w:pPr>
        <w:pStyle w:val="ListParagraph"/>
        <w:numPr>
          <w:ilvl w:val="0"/>
          <w:numId w:val="2"/>
        </w:numPr>
        <w:spacing w:before="40" w:after="40"/>
      </w:pPr>
      <w:r>
        <w:rPr>
          <w:rFonts w:ascii="Arial" w:hAnsi="Arial" w:eastAsia="Arial" w:cs="Arial"/>
          <w:color w:val="2C2C54"/>
          <w:sz w:val="22"/>
          <w:szCs w:val="22"/>
        </w:rPr>
        <w:t xml:space="preserve">Progress bars update in real time as documents move to Approved state.</w:t>
      </w:r>
    </w:p>
    <w:p xmlns:wp14="http://schemas.microsoft.com/office/word/2010/wordml" w14:paraId="505B18AC" wp14:textId="77777777">
      <w:pPr>
        <w:pStyle w:val="ListParagraph"/>
        <w:numPr>
          <w:ilvl w:val="0"/>
          <w:numId w:val="2"/>
        </w:numPr>
        <w:spacing w:before="40" w:after="40"/>
      </w:pPr>
      <w:r>
        <w:rPr>
          <w:rFonts w:ascii="Arial" w:hAnsi="Arial" w:eastAsia="Arial" w:cs="Arial"/>
          <w:color w:val="2C2C54"/>
          <w:sz w:val="22"/>
          <w:szCs w:val="22"/>
        </w:rPr>
        <w:t xml:space="preserve">On full completion, the advisor triggers account setup actions via the Product Onboarding Agent.</w:t>
      </w:r>
    </w:p>
    <w:p xmlns:wp14="http://schemas.microsoft.com/office/word/2010/wordml" w14:paraId="34194383" wp14:textId="77777777">
      <w:pPr>
        <w:pStyle w:val="Heading3"/>
        <w:spacing w:before="200" w:after="100"/>
      </w:pPr>
      <w:r>
        <w:rPr>
          <w:rFonts w:ascii="Arial" w:hAnsi="Arial" w:eastAsia="Arial" w:cs="Arial"/>
          <w:b w:val="1"/>
          <w:bCs w:val="1"/>
          <w:color w:val="1A1A2E"/>
          <w:sz w:val="22"/>
          <w:szCs w:val="22"/>
          <w:lang w:val="en-US"/>
        </w:rPr>
        <w:t>5.2.2  Client Interaction Flow</w:t>
      </w:r>
    </w:p>
    <w:p xmlns:wp14="http://schemas.microsoft.com/office/word/2010/wordml" w14:paraId="228318C8" wp14:textId="77777777">
      <w:pPr>
        <w:spacing w:before="60" w:after="80"/>
      </w:pPr>
      <w:r>
        <w:rPr>
          <w:rFonts w:ascii="Arial" w:hAnsi="Arial" w:eastAsia="Arial" w:cs="Arial"/>
          <w:color w:val="2C2C54"/>
          <w:sz w:val="22"/>
          <w:szCs w:val="22"/>
          <w:lang w:val="en-US"/>
        </w:rPr>
        <w:t>The client interacts with GlideGate through a simplified, document-centric portal:</w:t>
      </w:r>
    </w:p>
    <w:p xmlns:wp14="http://schemas.microsoft.com/office/word/2010/wordml" w14:paraId="4DBCAB2E" wp14:textId="77777777">
      <w:pPr>
        <w:pStyle w:val="ListParagraph"/>
        <w:numPr>
          <w:ilvl w:val="0"/>
          <w:numId w:val="2"/>
        </w:numPr>
        <w:spacing w:before="40" w:after="40"/>
        <w:rPr/>
      </w:pPr>
      <w:r>
        <w:rPr>
          <w:rFonts w:ascii="Arial" w:hAnsi="Arial" w:eastAsia="Arial" w:cs="Arial"/>
          <w:color w:val="2C2C54"/>
          <w:sz w:val="22"/>
          <w:szCs w:val="22"/>
          <w:lang w:val="en-US"/>
        </w:rPr>
        <w:t>Client receives a notification (email or SMS) containing their secure portal link.</w:t>
      </w:r>
    </w:p>
    <w:p xmlns:wp14="http://schemas.microsoft.com/office/word/2010/wordml" w14:paraId="13E42A3F" wp14:textId="77777777">
      <w:pPr>
        <w:pStyle w:val="ListParagraph"/>
        <w:numPr>
          <w:ilvl w:val="0"/>
          <w:numId w:val="2"/>
        </w:numPr>
        <w:spacing w:before="40" w:after="40"/>
      </w:pPr>
      <w:r>
        <w:rPr>
          <w:rFonts w:ascii="Arial" w:hAnsi="Arial" w:eastAsia="Arial" w:cs="Arial"/>
          <w:color w:val="2C2C54"/>
          <w:sz w:val="22"/>
          <w:szCs w:val="22"/>
        </w:rPr>
        <w:t xml:space="preserve">On login, the client sees their documents grouped by category with clear status indicators.</w:t>
      </w:r>
    </w:p>
    <w:p xmlns:wp14="http://schemas.microsoft.com/office/word/2010/wordml" w14:paraId="1F35AB37" wp14:textId="77777777">
      <w:pPr>
        <w:pStyle w:val="ListParagraph"/>
        <w:numPr>
          <w:ilvl w:val="0"/>
          <w:numId w:val="2"/>
        </w:numPr>
        <w:spacing w:before="40" w:after="40"/>
        <w:rPr/>
      </w:pPr>
      <w:r>
        <w:rPr>
          <w:rFonts w:ascii="Arial" w:hAnsi="Arial" w:eastAsia="Arial" w:cs="Arial"/>
          <w:color w:val="2C2C54"/>
          <w:sz w:val="22"/>
          <w:szCs w:val="22"/>
          <w:lang w:val="en-US"/>
        </w:rPr>
        <w:t>For each requested document, the client uploads the file, selects the appropriate tag, and submits.</w:t>
      </w:r>
    </w:p>
    <w:p xmlns:wp14="http://schemas.microsoft.com/office/word/2010/wordml" w14:paraId="561F9DB2" wp14:textId="77777777">
      <w:pPr>
        <w:pStyle w:val="ListParagraph"/>
        <w:numPr>
          <w:ilvl w:val="0"/>
          <w:numId w:val="2"/>
        </w:numPr>
        <w:spacing w:before="40" w:after="40"/>
        <w:rPr/>
      </w:pPr>
      <w:r>
        <w:rPr>
          <w:rFonts w:ascii="Arial" w:hAnsi="Arial" w:eastAsia="Arial" w:cs="Arial"/>
          <w:color w:val="2C2C54"/>
          <w:sz w:val="22"/>
          <w:szCs w:val="22"/>
          <w:lang w:val="en-US"/>
        </w:rPr>
        <w:t>Client can communicate directly on any document via the per-document chat thread.</w:t>
      </w:r>
    </w:p>
    <w:p xmlns:wp14="http://schemas.microsoft.com/office/word/2010/wordml" w14:paraId="264F4FAC" wp14:textId="77777777">
      <w:pPr>
        <w:pStyle w:val="ListParagraph"/>
        <w:numPr>
          <w:ilvl w:val="0"/>
          <w:numId w:val="2"/>
        </w:numPr>
        <w:spacing w:before="40" w:after="40"/>
      </w:pPr>
      <w:r>
        <w:rPr>
          <w:rFonts w:ascii="Arial" w:hAnsi="Arial" w:eastAsia="Arial" w:cs="Arial"/>
          <w:color w:val="2C2C54"/>
          <w:sz w:val="22"/>
          <w:szCs w:val="22"/>
        </w:rPr>
        <w:t xml:space="preserve">Client receives real-time status updates as their documents are reviewed and approved.</w:t>
      </w:r>
    </w:p>
    <w:p xmlns:wp14="http://schemas.microsoft.com/office/word/2010/wordml" w14:paraId="6F12B154" wp14:textId="77777777">
      <w:pPr>
        <w:pStyle w:val="ListParagraph"/>
        <w:numPr>
          <w:ilvl w:val="0"/>
          <w:numId w:val="2"/>
        </w:numPr>
        <w:spacing w:before="40" w:after="40"/>
      </w:pPr>
      <w:r>
        <w:rPr>
          <w:rFonts w:ascii="Arial" w:hAnsi="Arial" w:eastAsia="Arial" w:cs="Arial"/>
          <w:color w:val="2C2C54"/>
          <w:sz w:val="22"/>
          <w:szCs w:val="22"/>
        </w:rPr>
        <w:t xml:space="preserve">The client's overall onboarding progress is visible as a progress bar on their portal home.</w:t>
      </w:r>
    </w:p>
    <w:p xmlns:wp14="http://schemas.microsoft.com/office/word/2010/wordml" w14:paraId="67C851ED" wp14:textId="77777777">
      <w:pPr>
        <w:pStyle w:val="Heading2"/>
        <w:spacing w:before="280" w:after="120"/>
      </w:pPr>
      <w:r>
        <w:rPr>
          <w:rFonts w:ascii="Arial" w:hAnsi="Arial" w:eastAsia="Arial" w:cs="Arial"/>
          <w:b w:val="1"/>
          <w:bCs w:val="1"/>
          <w:color w:val="2E75B6"/>
          <w:sz w:val="26"/>
          <w:szCs w:val="26"/>
          <w:lang w:val="en-US"/>
        </w:rPr>
        <w:t>5.3  System Integration Points</w:t>
      </w:r>
    </w:p>
    <w:p xmlns:wp14="http://schemas.microsoft.com/office/word/2010/wordml" w14:paraId="5968BD30" wp14:textId="77777777">
      <w:pPr>
        <w:spacing w:before="60" w:after="80"/>
      </w:pPr>
      <w:r>
        <w:rPr>
          <w:rFonts w:ascii="Arial" w:hAnsi="Arial" w:eastAsia="Arial" w:cs="Arial"/>
          <w:color w:val="2C2C54"/>
          <w:sz w:val="22"/>
          <w:szCs w:val="22"/>
          <w:lang w:val="en-US"/>
        </w:rPr>
        <w:t>The GlideGate workspace integrates with the following firm systems via MCP-enabled connectors:</w:t>
      </w:r>
    </w:p>
    <w:p xmlns:wp14="http://schemas.microsoft.com/office/word/2010/wordml" w14:paraId="45FB081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xmlns:wp14="http://schemas.microsoft.com/office/word/2010/wordml" w14:paraId="68D66325" wp14:textId="77777777">
        <w:trPr>
          <w:tblHeader/>
        </w:trPr>
        <w:tc>
          <w:tcPr>
            <w:tcW w:w="2400" w:type="dxa"/>
            <w:tcBorders>
              <w:top w:val="single" w:color="BBCFE4" w:sz="1"/>
              <w:left w:val="single" w:color="BBCFE4" w:sz="1"/>
              <w:bottom w:val="single" w:color="BBCFE4" w:sz="1"/>
              <w:right w:val="single" w:color="BBCFE4" w:sz="1"/>
            </w:tcBorders>
            <w:shd w:val="clear" w:fill="2E75B6"/>
            <w:tcMar>
              <w:top w:w="80" w:type="dxa"/>
              <w:left w:w="120" w:type="dxa"/>
              <w:bottom w:w="80" w:type="dxa"/>
              <w:right w:w="120" w:type="dxa"/>
            </w:tcMar>
            <w:vAlign w:val="center"/>
          </w:tcPr>
          <w:p w14:paraId="350BE639" wp14:textId="77777777">
            <w:r>
              <w:rPr>
                <w:rFonts w:ascii="Arial" w:hAnsi="Arial" w:eastAsia="Arial" w:cs="Arial"/>
                <w:b/>
                <w:bCs/>
                <w:color w:val="FFFFFF"/>
                <w:sz w:val="20"/>
                <w:szCs w:val="20"/>
              </w:rPr>
              <w:t xml:space="preserve">System</w:t>
            </w:r>
          </w:p>
        </w:tc>
        <w:tc>
          <w:tcPr>
            <w:tcW w:w="2000" w:type="dxa"/>
            <w:tcBorders>
              <w:top w:val="single" w:color="BBCFE4" w:sz="1"/>
              <w:left w:val="single" w:color="BBCFE4" w:sz="1"/>
              <w:bottom w:val="single" w:color="BBCFE4" w:sz="1"/>
              <w:right w:val="single" w:color="BBCFE4" w:sz="1"/>
            </w:tcBorders>
            <w:shd w:val="clear" w:fill="2E75B6"/>
            <w:tcMar>
              <w:top w:w="80" w:type="dxa"/>
              <w:left w:w="120" w:type="dxa"/>
              <w:bottom w:w="80" w:type="dxa"/>
              <w:right w:w="120" w:type="dxa"/>
            </w:tcMar>
            <w:vAlign w:val="center"/>
          </w:tcPr>
          <w:p w14:paraId="0CA104C5" wp14:textId="77777777">
            <w:r>
              <w:rPr>
                <w:rFonts w:ascii="Arial" w:hAnsi="Arial" w:eastAsia="Arial" w:cs="Arial"/>
                <w:b/>
                <w:bCs/>
                <w:color w:val="FFFFFF"/>
                <w:sz w:val="20"/>
                <w:szCs w:val="20"/>
              </w:rPr>
              <w:t xml:space="preserve">Integration Type</w:t>
            </w:r>
          </w:p>
        </w:tc>
        <w:tc>
          <w:tcPr>
            <w:tcW w:w="4960" w:type="dxa"/>
            <w:tcBorders>
              <w:top w:val="single" w:color="BBCFE4" w:sz="1"/>
              <w:left w:val="single" w:color="BBCFE4" w:sz="1"/>
              <w:bottom w:val="single" w:color="BBCFE4" w:sz="1"/>
              <w:right w:val="single" w:color="BBCFE4" w:sz="1"/>
            </w:tcBorders>
            <w:shd w:val="clear" w:fill="2E75B6"/>
            <w:tcMar>
              <w:top w:w="80" w:type="dxa"/>
              <w:left w:w="120" w:type="dxa"/>
              <w:bottom w:w="80" w:type="dxa"/>
              <w:right w:w="120" w:type="dxa"/>
            </w:tcMar>
            <w:vAlign w:val="center"/>
          </w:tcPr>
          <w:p w14:paraId="630811CE" wp14:textId="77777777">
            <w:r>
              <w:rPr>
                <w:rFonts w:ascii="Arial" w:hAnsi="Arial" w:eastAsia="Arial" w:cs="Arial"/>
                <w:b/>
                <w:bCs/>
                <w:color w:val="FFFFFF"/>
                <w:sz w:val="20"/>
                <w:szCs w:val="20"/>
              </w:rPr>
              <w:t xml:space="preserve">Capabilities</w:t>
            </w:r>
          </w:p>
        </w:tc>
      </w:tr>
      <w:tr xmlns:wp14="http://schemas.microsoft.com/office/word/2010/wordml" w14:paraId="26B83B5E" wp14:textId="77777777">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48053D08" wp14:textId="77777777">
            <w:r>
              <w:rPr>
                <w:rFonts w:ascii="Arial" w:hAnsi="Arial" w:eastAsia="Arial" w:cs="Arial"/>
                <w:color w:val="2C2C54"/>
                <w:sz w:val="20"/>
                <w:szCs w:val="20"/>
              </w:rPr>
              <w:t xml:space="preserve">CRM System</w:t>
            </w:r>
          </w:p>
        </w:tc>
        <w:tc>
          <w:tcPr>
            <w:tcW w:w="20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125DA2BE" wp14:textId="77777777">
            <w:r>
              <w:rPr>
                <w:rFonts w:ascii="Arial" w:hAnsi="Arial" w:eastAsia="Arial" w:cs="Arial"/>
                <w:color w:val="2C2C54"/>
                <w:sz w:val="20"/>
                <w:szCs w:val="20"/>
              </w:rPr>
              <w:t xml:space="preserve">MCP Connector</w:t>
            </w:r>
          </w:p>
        </w:tc>
        <w:tc>
          <w:tcPr>
            <w:tcW w:w="49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1D2361C4" wp14:textId="77777777">
            <w:r>
              <w:rPr>
                <w:rFonts w:ascii="Arial" w:hAnsi="Arial" w:eastAsia="Arial" w:cs="Arial"/>
                <w:color w:val="2C2C54"/>
                <w:sz w:val="20"/>
                <w:szCs w:val="20"/>
              </w:rPr>
              <w:t xml:space="preserve">Client profile read/write, relationship manager lookup, interaction logging</w:t>
            </w:r>
          </w:p>
        </w:tc>
      </w:tr>
      <w:tr xmlns:wp14="http://schemas.microsoft.com/office/word/2010/wordml" w14:paraId="35E1F2A1" wp14:textId="77777777">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01625E0A" wp14:textId="77777777">
            <w:r>
              <w:rPr>
                <w:rFonts w:ascii="Arial" w:hAnsi="Arial" w:eastAsia="Arial" w:cs="Arial"/>
                <w:color w:val="2C2C54"/>
                <w:sz w:val="20"/>
                <w:szCs w:val="20"/>
              </w:rPr>
              <w:t xml:space="preserve">Identity Verification Service</w:t>
            </w:r>
          </w:p>
        </w:tc>
        <w:tc>
          <w:tcPr>
            <w:tcW w:w="20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4D59BD8D" wp14:textId="77777777">
            <w:r>
              <w:rPr>
                <w:rFonts w:ascii="Arial" w:hAnsi="Arial" w:eastAsia="Arial" w:cs="Arial"/>
                <w:color w:val="2C2C54"/>
                <w:sz w:val="20"/>
                <w:szCs w:val="20"/>
              </w:rPr>
              <w:t xml:space="preserve">MCP Connector</w:t>
            </w:r>
          </w:p>
        </w:tc>
        <w:tc>
          <w:tcPr>
            <w:tcW w:w="49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1C274FE9" wp14:textId="77777777">
            <w:r>
              <w:rPr>
                <w:rFonts w:ascii="Arial" w:hAnsi="Arial" w:eastAsia="Arial" w:cs="Arial"/>
                <w:color w:val="2C2C54"/>
                <w:sz w:val="20"/>
                <w:szCs w:val="20"/>
              </w:rPr>
              <w:t xml:space="preserve">Real-time KYC/AML checks, risk scoring, sanctions screening</w:t>
            </w:r>
          </w:p>
        </w:tc>
      </w:tr>
      <w:tr xmlns:wp14="http://schemas.microsoft.com/office/word/2010/wordml" w14:paraId="56D1DFE7" wp14:textId="77777777">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2B3EE3C0" wp14:textId="77777777">
            <w:r>
              <w:rPr>
                <w:rFonts w:ascii="Arial" w:hAnsi="Arial" w:eastAsia="Arial" w:cs="Arial"/>
                <w:color w:val="2C2C54"/>
                <w:sz w:val="20"/>
                <w:szCs w:val="20"/>
              </w:rPr>
              <w:t xml:space="preserve">Document Management System</w:t>
            </w:r>
          </w:p>
        </w:tc>
        <w:tc>
          <w:tcPr>
            <w:tcW w:w="20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3125D44C" wp14:textId="77777777">
            <w:r>
              <w:rPr>
                <w:rFonts w:ascii="Arial" w:hAnsi="Arial" w:eastAsia="Arial" w:cs="Arial"/>
                <w:color w:val="2C2C54"/>
                <w:sz w:val="20"/>
                <w:szCs w:val="20"/>
              </w:rPr>
              <w:t xml:space="preserve">MCP Connector</w:t>
            </w:r>
          </w:p>
        </w:tc>
        <w:tc>
          <w:tcPr>
            <w:tcW w:w="49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5C558EFF" wp14:textId="77777777">
            <w:r>
              <w:rPr>
                <w:rFonts w:ascii="Arial" w:hAnsi="Arial" w:eastAsia="Arial" w:cs="Arial"/>
                <w:color w:val="2C2C54"/>
                <w:sz w:val="20"/>
                <w:szCs w:val="20"/>
              </w:rPr>
              <w:t xml:space="preserve">Document upload, OCR extraction, status tracking, version management</w:t>
            </w:r>
          </w:p>
        </w:tc>
      </w:tr>
      <w:tr xmlns:wp14="http://schemas.microsoft.com/office/word/2010/wordml" w14:paraId="7CBB6274" wp14:textId="77777777">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47333E8C" wp14:textId="77777777">
            <w:r>
              <w:rPr>
                <w:rFonts w:ascii="Arial" w:hAnsi="Arial" w:eastAsia="Arial" w:cs="Arial"/>
                <w:color w:val="2C2C54"/>
                <w:sz w:val="20"/>
                <w:szCs w:val="20"/>
              </w:rPr>
              <w:t xml:space="preserve">Product Systems</w:t>
            </w:r>
          </w:p>
        </w:tc>
        <w:tc>
          <w:tcPr>
            <w:tcW w:w="20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1121B918" wp14:textId="77777777">
            <w:r>
              <w:rPr>
                <w:rFonts w:ascii="Arial" w:hAnsi="Arial" w:eastAsia="Arial" w:cs="Arial"/>
                <w:color w:val="2C2C54"/>
                <w:sz w:val="20"/>
                <w:szCs w:val="20"/>
              </w:rPr>
              <w:t xml:space="preserve">MCP Connector</w:t>
            </w:r>
          </w:p>
        </w:tc>
        <w:tc>
          <w:tcPr>
            <w:tcW w:w="49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4872918C" wp14:textId="77777777">
            <w:r>
              <w:rPr>
                <w:rFonts w:ascii="Arial" w:hAnsi="Arial" w:eastAsia="Arial" w:cs="Arial"/>
                <w:color w:val="2C2C54"/>
                <w:sz w:val="20"/>
                <w:szCs w:val="20"/>
              </w:rPr>
              <w:t xml:space="preserve">Account creation, suitability engine, approval workflow APIs</w:t>
            </w:r>
          </w:p>
        </w:tc>
      </w:tr>
      <w:tr xmlns:wp14="http://schemas.microsoft.com/office/word/2010/wordml" w14:paraId="1CC217E2" wp14:textId="77777777">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11F7579A" wp14:textId="77777777">
            <w:r>
              <w:rPr>
                <w:rFonts w:ascii="Arial" w:hAnsi="Arial" w:eastAsia="Arial" w:cs="Arial"/>
                <w:color w:val="2C2C54"/>
                <w:sz w:val="20"/>
                <w:szCs w:val="20"/>
              </w:rPr>
              <w:t xml:space="preserve">Communication Platform</w:t>
            </w:r>
          </w:p>
        </w:tc>
        <w:tc>
          <w:tcPr>
            <w:tcW w:w="20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48717F7A" wp14:textId="77777777">
            <w:r>
              <w:rPr>
                <w:rFonts w:ascii="Arial" w:hAnsi="Arial" w:eastAsia="Arial" w:cs="Arial"/>
                <w:color w:val="2C2C54"/>
                <w:sz w:val="20"/>
                <w:szCs w:val="20"/>
              </w:rPr>
              <w:t xml:space="preserve">MCP Connector</w:t>
            </w:r>
          </w:p>
        </w:tc>
        <w:tc>
          <w:tcPr>
            <w:tcW w:w="49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71638861" wp14:textId="77777777">
            <w:r>
              <w:rPr>
                <w:rFonts w:ascii="Arial" w:hAnsi="Arial" w:eastAsia="Arial" w:cs="Arial"/>
                <w:color w:val="2C2C54"/>
                <w:sz w:val="20"/>
                <w:szCs w:val="20"/>
              </w:rPr>
              <w:t xml:space="preserve">Email, SMS, and in-app notification dispatch</w:t>
            </w:r>
          </w:p>
        </w:tc>
      </w:tr>
      <w:tr xmlns:wp14="http://schemas.microsoft.com/office/word/2010/wordml" w14:paraId="5AE645AA" wp14:textId="77777777">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0E714A06" wp14:textId="77777777">
            <w:r>
              <w:rPr>
                <w:rFonts w:ascii="Arial" w:hAnsi="Arial" w:eastAsia="Arial" w:cs="Arial"/>
                <w:color w:val="2C2C54"/>
                <w:sz w:val="20"/>
                <w:szCs w:val="20"/>
              </w:rPr>
              <w:t xml:space="preserve">Core Banking / Custody</w:t>
            </w:r>
          </w:p>
        </w:tc>
        <w:tc>
          <w:tcPr>
            <w:tcW w:w="20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1BCF92D2" wp14:textId="77777777">
            <w:r>
              <w:rPr>
                <w:rFonts w:ascii="Arial" w:hAnsi="Arial" w:eastAsia="Arial" w:cs="Arial"/>
                <w:color w:val="2C2C54"/>
                <w:sz w:val="20"/>
                <w:szCs w:val="20"/>
              </w:rPr>
              <w:t xml:space="preserve">MCP Connector</w:t>
            </w:r>
          </w:p>
        </w:tc>
        <w:tc>
          <w:tcPr>
            <w:tcW w:w="49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302D3258" wp14:textId="77777777">
            <w:r>
              <w:rPr>
                <w:rFonts w:ascii="Arial" w:hAnsi="Arial" w:eastAsia="Arial" w:cs="Arial"/>
                <w:color w:val="2C2C54"/>
                <w:sz w:val="20"/>
                <w:szCs w:val="20"/>
              </w:rPr>
              <w:t xml:space="preserve">Account linkage and initial funding instruction triggers</w:t>
            </w:r>
          </w:p>
        </w:tc>
      </w:tr>
      <w:tr xmlns:wp14="http://schemas.microsoft.com/office/word/2010/wordml" w14:paraId="1CF84A51" wp14:textId="77777777">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365A2E86" wp14:textId="77777777">
            <w:r>
              <w:rPr>
                <w:rFonts w:ascii="Arial" w:hAnsi="Arial" w:eastAsia="Arial" w:cs="Arial"/>
                <w:color w:val="2C2C54"/>
                <w:sz w:val="20"/>
                <w:szCs w:val="20"/>
              </w:rPr>
              <w:t xml:space="preserve">LLM API Providers</w:t>
            </w:r>
          </w:p>
        </w:tc>
        <w:tc>
          <w:tcPr>
            <w:tcW w:w="20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39818EC6" wp14:textId="77777777">
            <w:r>
              <w:rPr>
                <w:rFonts w:ascii="Arial" w:hAnsi="Arial" w:eastAsia="Arial" w:cs="Arial"/>
                <w:color w:val="2C2C54"/>
                <w:sz w:val="20"/>
                <w:szCs w:val="20"/>
              </w:rPr>
              <w:t xml:space="preserve">Direct API</w:t>
            </w:r>
          </w:p>
        </w:tc>
        <w:tc>
          <w:tcPr>
            <w:tcW w:w="49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0C119E0A" wp14:textId="77777777">
            <w:r>
              <w:rPr>
                <w:rFonts w:ascii="Arial" w:hAnsi="Arial" w:eastAsia="Arial" w:cs="Arial"/>
                <w:color w:val="2C2C54"/>
                <w:sz w:val="20"/>
                <w:szCs w:val="20"/>
              </w:rPr>
              <w:t xml:space="preserve">OpenAI, Anthropic, Google — AI validation and completeness checks</w:t>
            </w:r>
          </w:p>
        </w:tc>
      </w:tr>
      <w:tr xmlns:wp14="http://schemas.microsoft.com/office/word/2010/wordml" w14:paraId="08547942" wp14:textId="77777777">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32CEE7B2" wp14:textId="77777777">
            <w:r>
              <w:rPr>
                <w:rFonts w:ascii="Arial" w:hAnsi="Arial" w:eastAsia="Arial" w:cs="Arial"/>
                <w:color w:val="2C2C54"/>
                <w:sz w:val="20"/>
                <w:szCs w:val="20"/>
              </w:rPr>
              <w:t xml:space="preserve">Local Model Servers</w:t>
            </w:r>
          </w:p>
        </w:tc>
        <w:tc>
          <w:tcPr>
            <w:tcW w:w="20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1E72D928" wp14:textId="77777777">
            <w:r>
              <w:rPr>
                <w:rFonts w:ascii="Arial" w:hAnsi="Arial" w:eastAsia="Arial" w:cs="Arial"/>
                <w:color w:val="2C2C54"/>
                <w:sz w:val="20"/>
                <w:szCs w:val="20"/>
              </w:rPr>
              <w:t xml:space="preserve">Local Endpoint</w:t>
            </w:r>
          </w:p>
        </w:tc>
        <w:tc>
          <w:tcPr>
            <w:tcW w:w="49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59EF1B30" wp14:textId="77777777">
            <w:r>
              <w:rPr>
                <w:rFonts w:ascii="Arial" w:hAnsi="Arial" w:eastAsia="Arial" w:cs="Arial"/>
                <w:color w:val="2C2C54"/>
                <w:sz w:val="20"/>
                <w:szCs w:val="20"/>
              </w:rPr>
              <w:t xml:space="preserve">Llama, Mistral, Qwen — self-hosted inference for data-sensitive firms</w:t>
            </w:r>
          </w:p>
        </w:tc>
      </w:tr>
    </w:tbl>
    <w:p xmlns:wp14="http://schemas.microsoft.com/office/word/2010/wordml" w14:paraId="049F31CB" wp14:textId="77777777">
      <w:r>
        <w:br w:type="page"/>
      </w:r>
    </w:p>
    <w:p xmlns:wp14="http://schemas.microsoft.com/office/word/2010/wordml" w14:paraId="1922E158" wp14:textId="77777777">
      <w:pPr>
        <w:pStyle w:val="Heading1"/>
        <w:spacing w:before="360" w:after="160"/>
      </w:pPr>
      <w:r>
        <w:rPr>
          <w:rFonts w:ascii="Arial" w:hAnsi="Arial" w:eastAsia="Arial" w:cs="Arial"/>
          <w:b/>
          <w:bCs/>
          <w:color w:val="1F4E79"/>
          <w:sz w:val="32"/>
          <w:szCs w:val="32"/>
        </w:rPr>
        <w:t xml:space="preserve">6. Multi-Agent Architecture</w:t>
      </w:r>
    </w:p>
    <w:p xmlns:wp14="http://schemas.microsoft.com/office/word/2010/wordml" w14:paraId="74D75C6D" wp14:textId="77777777">
      <w:pPr>
        <w:spacing w:before="60" w:after="80"/>
      </w:pPr>
      <w:r>
        <w:rPr>
          <w:rFonts w:ascii="Arial" w:hAnsi="Arial" w:eastAsia="Arial" w:cs="Arial"/>
          <w:color w:val="2C2C54"/>
          <w:sz w:val="22"/>
          <w:szCs w:val="22"/>
          <w:lang w:val="en-US"/>
        </w:rPr>
        <w:t>GlideGate is built on a hierarchical multi-agent architecture. A Master Orchestrator Agent governs the overall onboarding workflow and delegates to specialised sub-agents. All agents communicate via A2A protocols and share context through a unified MCP-enabled data bus.</w:t>
      </w:r>
    </w:p>
    <w:p xmlns:wp14="http://schemas.microsoft.com/office/word/2010/wordml" w14:paraId="429F5CB6" wp14:textId="77777777">
      <w:pPr>
        <w:pStyle w:val="Heading2"/>
        <w:spacing w:before="280" w:after="120"/>
      </w:pPr>
      <w:r>
        <w:rPr>
          <w:rFonts w:ascii="Arial" w:hAnsi="Arial" w:eastAsia="Arial" w:cs="Arial"/>
          <w:b w:val="1"/>
          <w:bCs w:val="1"/>
          <w:color w:val="2E75B6"/>
          <w:sz w:val="26"/>
          <w:szCs w:val="26"/>
          <w:lang w:val="en-US"/>
        </w:rPr>
        <w:t>6.1  Agent Taxonomy</w:t>
      </w:r>
    </w:p>
    <w:p xmlns:wp14="http://schemas.microsoft.com/office/word/2010/wordml" w14:paraId="5312826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xmlns:wp14="http://schemas.microsoft.com/office/word/2010/wordml" w:rsidTr="4A8501E8" w14:paraId="12E6A696" wp14:textId="77777777">
        <w:trPr>
          <w:tblHeader/>
        </w:trPr>
        <w:tc>
          <w:tcPr>
            <w:tcW w:w="24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51563A72" wp14:textId="77777777">
            <w:r>
              <w:rPr>
                <w:rFonts w:ascii="Arial" w:hAnsi="Arial" w:eastAsia="Arial" w:cs="Arial"/>
                <w:b/>
                <w:bCs/>
                <w:color w:val="FFFFFF"/>
                <w:sz w:val="20"/>
                <w:szCs w:val="20"/>
              </w:rPr>
              <w:t xml:space="preserve">Agent</w:t>
            </w:r>
          </w:p>
        </w:tc>
        <w:tc>
          <w:tcPr>
            <w:tcW w:w="18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3AB3EEAD" wp14:textId="77777777">
            <w:r>
              <w:rPr>
                <w:rFonts w:ascii="Arial" w:hAnsi="Arial" w:eastAsia="Arial" w:cs="Arial"/>
                <w:b/>
                <w:bCs/>
                <w:color w:val="FFFFFF"/>
                <w:sz w:val="20"/>
                <w:szCs w:val="20"/>
              </w:rPr>
              <w:t xml:space="preserve">Type</w:t>
            </w:r>
          </w:p>
        </w:tc>
        <w:tc>
          <w:tcPr>
            <w:tcW w:w="516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2AD40A83" wp14:textId="77777777">
            <w:r>
              <w:rPr>
                <w:rFonts w:ascii="Arial" w:hAnsi="Arial" w:eastAsia="Arial" w:cs="Arial"/>
                <w:b/>
                <w:bCs/>
                <w:color w:val="FFFFFF"/>
                <w:sz w:val="20"/>
                <w:szCs w:val="20"/>
              </w:rPr>
              <w:t xml:space="preserve">Responsibilities</w:t>
            </w:r>
          </w:p>
        </w:tc>
      </w:tr>
      <w:tr xmlns:wp14="http://schemas.microsoft.com/office/word/2010/wordml" w:rsidTr="4A8501E8" w14:paraId="41BCE3E6" wp14:textId="77777777">
        <w:tc>
          <w:tcPr>
            <w:tcW w:w="24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B9D6AE3" wp14:textId="77777777">
            <w:r>
              <w:rPr>
                <w:rFonts w:ascii="Arial" w:hAnsi="Arial" w:eastAsia="Arial" w:cs="Arial"/>
                <w:color w:val="2C2C54"/>
                <w:sz w:val="20"/>
                <w:szCs w:val="20"/>
              </w:rPr>
              <w:t xml:space="preserve">Orchestrator Agent</w:t>
            </w:r>
          </w:p>
        </w:tc>
        <w:tc>
          <w:tcPr>
            <w:tcW w:w="1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F50BAC4" wp14:textId="77777777">
            <w:r>
              <w:rPr>
                <w:rFonts w:ascii="Arial" w:hAnsi="Arial" w:eastAsia="Arial" w:cs="Arial"/>
                <w:color w:val="2C2C54"/>
                <w:sz w:val="20"/>
                <w:szCs w:val="20"/>
              </w:rPr>
              <w:t xml:space="preserve">Master Agent</w:t>
            </w:r>
          </w:p>
        </w:tc>
        <w:tc>
          <w:tcPr>
            <w:tcW w:w="51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80226D9" wp14:textId="77777777">
            <w:r>
              <w:rPr>
                <w:rFonts w:ascii="Arial" w:hAnsi="Arial" w:eastAsia="Arial" w:cs="Arial"/>
                <w:color w:val="2C2C54"/>
                <w:sz w:val="20"/>
                <w:szCs w:val="20"/>
                <w:lang w:val="en-US"/>
              </w:rPr>
              <w:t>Governs end-to-end onboarding workflow. Receives client intent, decomposes into parallel tasks, assigns sub-agents, monitors progress, manages escalations, synthesises final status.</w:t>
            </w:r>
          </w:p>
        </w:tc>
      </w:tr>
      <w:tr xmlns:wp14="http://schemas.microsoft.com/office/word/2010/wordml" w:rsidTr="4A8501E8" w14:paraId="0788FBDD" wp14:textId="77777777">
        <w:tc>
          <w:tcPr>
            <w:tcW w:w="24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DA50F37" wp14:textId="77777777">
            <w:r>
              <w:rPr>
                <w:rFonts w:ascii="Arial" w:hAnsi="Arial" w:eastAsia="Arial" w:cs="Arial"/>
                <w:color w:val="2C2C54"/>
                <w:sz w:val="20"/>
                <w:szCs w:val="20"/>
              </w:rPr>
              <w:t xml:space="preserve">Customer Service Agent</w:t>
            </w:r>
          </w:p>
        </w:tc>
        <w:tc>
          <w:tcPr>
            <w:tcW w:w="1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6050E44" wp14:textId="77777777">
            <w:r>
              <w:rPr>
                <w:rFonts w:ascii="Arial" w:hAnsi="Arial" w:eastAsia="Arial" w:cs="Arial"/>
                <w:color w:val="2C2C54"/>
                <w:sz w:val="20"/>
                <w:szCs w:val="20"/>
              </w:rPr>
              <w:t xml:space="preserve">Conversational</w:t>
            </w:r>
          </w:p>
        </w:tc>
        <w:tc>
          <w:tcPr>
            <w:tcW w:w="51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AA87173" wp14:textId="77777777">
            <w:r>
              <w:rPr>
                <w:rFonts w:ascii="Arial" w:hAnsi="Arial" w:eastAsia="Arial" w:cs="Arial"/>
                <w:color w:val="2C2C54"/>
                <w:sz w:val="20"/>
                <w:szCs w:val="20"/>
                <w:lang w:val="en-US"/>
              </w:rPr>
              <w:t>Front-door agent for client interaction. Handles natural language conversations, collects initial information, answers queries, manages conversational onboarding across web and mobile.</w:t>
            </w:r>
          </w:p>
        </w:tc>
      </w:tr>
      <w:tr xmlns:wp14="http://schemas.microsoft.com/office/word/2010/wordml" w:rsidTr="4A8501E8" w14:paraId="281021CF" wp14:textId="77777777">
        <w:tc>
          <w:tcPr>
            <w:tcW w:w="24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118440D" wp14:textId="77777777">
            <w:r>
              <w:rPr>
                <w:rFonts w:ascii="Arial" w:hAnsi="Arial" w:eastAsia="Arial" w:cs="Arial"/>
                <w:color w:val="2C2C54"/>
                <w:sz w:val="20"/>
                <w:szCs w:val="20"/>
              </w:rPr>
              <w:t xml:space="preserve">Collaboration Agent</w:t>
            </w:r>
          </w:p>
        </w:tc>
        <w:tc>
          <w:tcPr>
            <w:tcW w:w="1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1744DF6" wp14:textId="77777777">
            <w:r>
              <w:rPr>
                <w:rFonts w:ascii="Arial" w:hAnsi="Arial" w:eastAsia="Arial" w:cs="Arial"/>
                <w:color w:val="2C2C54"/>
                <w:sz w:val="20"/>
                <w:szCs w:val="20"/>
              </w:rPr>
              <w:t xml:space="preserve">Coordination</w:t>
            </w:r>
          </w:p>
        </w:tc>
        <w:tc>
          <w:tcPr>
            <w:tcW w:w="51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A3917B3" wp14:textId="77777777">
            <w:r>
              <w:rPr>
                <w:rFonts w:ascii="Arial" w:hAnsi="Arial" w:eastAsia="Arial" w:cs="Arial"/>
                <w:color w:val="2C2C54"/>
                <w:sz w:val="20"/>
                <w:szCs w:val="20"/>
              </w:rPr>
              <w:t xml:space="preserve">Facilitates real-time collaboration between advisor, client, and compliance teams. Manages shared workspaces, flags pending actions, coordinates multi-party document review and approval.</w:t>
            </w:r>
          </w:p>
        </w:tc>
      </w:tr>
      <w:tr xmlns:wp14="http://schemas.microsoft.com/office/word/2010/wordml" w:rsidTr="4A8501E8" w14:paraId="58FFD097" wp14:textId="77777777">
        <w:tc>
          <w:tcPr>
            <w:tcW w:w="24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1B4F47A" wp14:textId="77777777">
            <w:r>
              <w:rPr>
                <w:rFonts w:ascii="Arial" w:hAnsi="Arial" w:eastAsia="Arial" w:cs="Arial"/>
                <w:color w:val="2C2C54"/>
                <w:sz w:val="20"/>
                <w:szCs w:val="20"/>
              </w:rPr>
              <w:t xml:space="preserve">KYC &amp; Compliance Agent</w:t>
            </w:r>
          </w:p>
        </w:tc>
        <w:tc>
          <w:tcPr>
            <w:tcW w:w="1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7CB646E" wp14:textId="77777777">
            <w:r>
              <w:rPr>
                <w:rFonts w:ascii="Arial" w:hAnsi="Arial" w:eastAsia="Arial" w:cs="Arial"/>
                <w:color w:val="2C2C54"/>
                <w:sz w:val="20"/>
                <w:szCs w:val="20"/>
              </w:rPr>
              <w:t xml:space="preserve">Specialist</w:t>
            </w:r>
          </w:p>
        </w:tc>
        <w:tc>
          <w:tcPr>
            <w:tcW w:w="51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0030D02" wp14:textId="77777777">
            <w:r>
              <w:rPr>
                <w:rFonts w:ascii="Arial" w:hAnsi="Arial" w:eastAsia="Arial" w:cs="Arial"/>
                <w:color w:val="2C2C54"/>
                <w:sz w:val="20"/>
                <w:szCs w:val="20"/>
              </w:rPr>
              <w:t xml:space="preserve">Executes Know-Your-Customer and Anti-Money Laundering checks. Integrates with identity verification services via MCP. Escalates edge cases to human compliance officers with structured context packets.</w:t>
            </w:r>
          </w:p>
        </w:tc>
      </w:tr>
      <w:tr xmlns:wp14="http://schemas.microsoft.com/office/word/2010/wordml" w:rsidTr="4A8501E8" w14:paraId="50C336B5" wp14:textId="77777777">
        <w:tc>
          <w:tcPr>
            <w:tcW w:w="24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E94D000" wp14:textId="77777777">
            <w:r>
              <w:rPr>
                <w:rFonts w:ascii="Arial" w:hAnsi="Arial" w:eastAsia="Arial" w:cs="Arial"/>
                <w:color w:val="2C2C54"/>
                <w:sz w:val="20"/>
                <w:szCs w:val="20"/>
              </w:rPr>
              <w:t xml:space="preserve">Document Intelligence Agent</w:t>
            </w:r>
          </w:p>
        </w:tc>
        <w:tc>
          <w:tcPr>
            <w:tcW w:w="1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3DF9469" wp14:textId="77777777">
            <w:r>
              <w:rPr>
                <w:rFonts w:ascii="Arial" w:hAnsi="Arial" w:eastAsia="Arial" w:cs="Arial"/>
                <w:color w:val="2C2C54"/>
                <w:sz w:val="20"/>
                <w:szCs w:val="20"/>
              </w:rPr>
              <w:t xml:space="preserve">Specialist</w:t>
            </w:r>
          </w:p>
        </w:tc>
        <w:tc>
          <w:tcPr>
            <w:tcW w:w="51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18F36B8" wp14:textId="77777777">
            <w:r>
              <w:rPr>
                <w:rFonts w:ascii="Arial" w:hAnsi="Arial" w:eastAsia="Arial" w:cs="Arial"/>
                <w:color w:val="2C2C54"/>
                <w:sz w:val="20"/>
                <w:szCs w:val="20"/>
                <w:lang w:val="en-US"/>
              </w:rPr>
              <w:t>Handles document collection, OCR extraction, classification, and validation. Requests missing documents conversationally and tracks document status across all onboarding products.</w:t>
            </w:r>
          </w:p>
        </w:tc>
      </w:tr>
      <w:tr xmlns:wp14="http://schemas.microsoft.com/office/word/2010/wordml" w:rsidTr="4A8501E8" w14:paraId="6085479B" wp14:textId="77777777">
        <w:tc>
          <w:tcPr>
            <w:tcW w:w="24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277D751" wp14:textId="77777777">
            <w:r>
              <w:rPr>
                <w:rFonts w:ascii="Arial" w:hAnsi="Arial" w:eastAsia="Arial" w:cs="Arial"/>
                <w:color w:val="2C2C54"/>
                <w:sz w:val="20"/>
                <w:szCs w:val="20"/>
              </w:rPr>
              <w:t xml:space="preserve">Product Onboarding Agent</w:t>
            </w:r>
          </w:p>
        </w:tc>
        <w:tc>
          <w:tcPr>
            <w:tcW w:w="1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A4F89F3" wp14:textId="77777777">
            <w:r>
              <w:rPr>
                <w:rFonts w:ascii="Arial" w:hAnsi="Arial" w:eastAsia="Arial" w:cs="Arial"/>
                <w:color w:val="2C2C54"/>
                <w:sz w:val="20"/>
                <w:szCs w:val="20"/>
              </w:rPr>
              <w:t xml:space="preserve">Specialist (per product)</w:t>
            </w:r>
          </w:p>
        </w:tc>
        <w:tc>
          <w:tcPr>
            <w:tcW w:w="51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8ECC20A" wp14:textId="6979BF33">
            <w:r>
              <w:rPr>
                <w:rFonts w:ascii="Arial" w:hAnsi="Arial" w:eastAsia="Arial" w:cs="Arial"/>
                <w:color w:val="2C2C54"/>
                <w:sz w:val="20"/>
                <w:szCs w:val="20"/>
                <w:lang w:val="en-US"/>
              </w:rPr>
              <w:t>Specialised instance per wealth product (e.g., Cash Account, Retirement Account). Runs product-specific suitability checks, account setup, and configuration in parallel.</w:t>
            </w:r>
          </w:p>
        </w:tc>
      </w:tr>
      <w:tr xmlns:wp14="http://schemas.microsoft.com/office/word/2010/wordml" w:rsidTr="4A8501E8" w14:paraId="0A4C9F34" wp14:textId="77777777">
        <w:tc>
          <w:tcPr>
            <w:tcW w:w="24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70E2CB2" wp14:textId="77777777">
            <w:r>
              <w:rPr>
                <w:rFonts w:ascii="Arial" w:hAnsi="Arial" w:eastAsia="Arial" w:cs="Arial"/>
                <w:color w:val="2C2C54"/>
                <w:sz w:val="20"/>
                <w:szCs w:val="20"/>
              </w:rPr>
              <w:t xml:space="preserve">Contact Centre Agent</w:t>
            </w:r>
          </w:p>
        </w:tc>
        <w:tc>
          <w:tcPr>
            <w:tcW w:w="1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FB3809D" wp14:textId="77777777">
            <w:r>
              <w:rPr>
                <w:rFonts w:ascii="Arial" w:hAnsi="Arial" w:eastAsia="Arial" w:cs="Arial"/>
                <w:color w:val="2C2C54"/>
                <w:sz w:val="20"/>
                <w:szCs w:val="20"/>
              </w:rPr>
              <w:t xml:space="preserve">Support</w:t>
            </w:r>
          </w:p>
        </w:tc>
        <w:tc>
          <w:tcPr>
            <w:tcW w:w="51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84395F7" wp14:textId="77777777">
            <w:r>
              <w:rPr>
                <w:rFonts w:ascii="Arial" w:hAnsi="Arial" w:eastAsia="Arial" w:cs="Arial"/>
                <w:color w:val="2C2C54"/>
                <w:sz w:val="20"/>
                <w:szCs w:val="20"/>
                <w:lang w:val="en-US"/>
              </w:rPr>
              <w:t>Provides contact centre representatives with a real-time, unified view of client onboarding status. Surfaces AI-generated summaries and recommended next actions during client calls.</w:t>
            </w:r>
          </w:p>
        </w:tc>
      </w:tr>
      <w:tr xmlns:wp14="http://schemas.microsoft.com/office/word/2010/wordml" w:rsidTr="4A8501E8" w14:paraId="79C2A1D9" wp14:textId="77777777">
        <w:tc>
          <w:tcPr>
            <w:tcW w:w="24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4BEA2C6" wp14:textId="77777777">
            <w:r>
              <w:rPr>
                <w:rFonts w:ascii="Arial" w:hAnsi="Arial" w:eastAsia="Arial" w:cs="Arial"/>
                <w:color w:val="2C2C54"/>
                <w:sz w:val="20"/>
                <w:szCs w:val="20"/>
              </w:rPr>
              <w:t xml:space="preserve">Notification &amp; Comms Agent</w:t>
            </w:r>
          </w:p>
        </w:tc>
        <w:tc>
          <w:tcPr>
            <w:tcW w:w="1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780853E" wp14:textId="77777777">
            <w:r>
              <w:rPr>
                <w:rFonts w:ascii="Arial" w:hAnsi="Arial" w:eastAsia="Arial" w:cs="Arial"/>
                <w:color w:val="2C2C54"/>
                <w:sz w:val="20"/>
                <w:szCs w:val="20"/>
              </w:rPr>
              <w:t xml:space="preserve">Utility</w:t>
            </w:r>
          </w:p>
        </w:tc>
        <w:tc>
          <w:tcPr>
            <w:tcW w:w="51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6B4FC5B" wp14:textId="77777777">
            <w:r>
              <w:rPr>
                <w:rFonts w:ascii="Arial" w:hAnsi="Arial" w:eastAsia="Arial" w:cs="Arial"/>
                <w:color w:val="2C2C54"/>
                <w:sz w:val="20"/>
                <w:szCs w:val="20"/>
                <w:lang w:val="en-US"/>
              </w:rPr>
              <w:t>Manages all client and advisor communications — email, SMS, in-app notifications — triggered by workflow events and driven by personalised context.</w:t>
            </w:r>
          </w:p>
        </w:tc>
      </w:tr>
    </w:tbl>
    <w:p xmlns:wp14="http://schemas.microsoft.com/office/word/2010/wordml" w14:paraId="63CADDF7" wp14:textId="77777777">
      <w:pPr>
        <w:pStyle w:val="Heading2"/>
        <w:spacing w:before="280" w:after="120"/>
      </w:pPr>
      <w:r>
        <w:rPr>
          <w:rFonts w:ascii="Arial" w:hAnsi="Arial" w:eastAsia="Arial" w:cs="Arial"/>
          <w:b w:val="1"/>
          <w:bCs w:val="1"/>
          <w:color w:val="2E75B6"/>
          <w:sz w:val="26"/>
          <w:szCs w:val="26"/>
          <w:lang w:val="en-US"/>
        </w:rPr>
        <w:t>6.2  Agent-to-Agent (A2A) Communication</w:t>
      </w:r>
    </w:p>
    <w:p xmlns:wp14="http://schemas.microsoft.com/office/word/2010/wordml" w14:paraId="1DBF499F" wp14:textId="77777777">
      <w:pPr>
        <w:pStyle w:val="ListParagraph"/>
        <w:numPr>
          <w:ilvl w:val="0"/>
          <w:numId w:val="2"/>
        </w:numPr>
        <w:spacing w:before="40" w:after="40"/>
      </w:pPr>
      <w:r>
        <w:rPr>
          <w:rFonts w:ascii="Arial" w:hAnsi="Arial" w:eastAsia="Arial" w:cs="Arial"/>
          <w:color w:val="2C2C54"/>
          <w:sz w:val="22"/>
          <w:szCs w:val="22"/>
        </w:rPr>
        <w:t xml:space="preserve">Agents communicate asynchronously via structured JSON task packets.</w:t>
      </w:r>
    </w:p>
    <w:p xmlns:wp14="http://schemas.microsoft.com/office/word/2010/wordml" w14:paraId="2023401D" wp14:textId="77777777">
      <w:pPr>
        <w:pStyle w:val="ListParagraph"/>
        <w:numPr>
          <w:ilvl w:val="0"/>
          <w:numId w:val="2"/>
        </w:numPr>
        <w:spacing w:before="40" w:after="40"/>
        <w:rPr/>
      </w:pPr>
      <w:r>
        <w:rPr>
          <w:rFonts w:ascii="Arial" w:hAnsi="Arial" w:eastAsia="Arial" w:cs="Arial"/>
          <w:color w:val="2C2C54"/>
          <w:sz w:val="22"/>
          <w:szCs w:val="22"/>
          <w:lang w:val="en-US"/>
        </w:rPr>
        <w:t>Each task packet carries: agent ID, task type, client context reference, priority, and expected response schema.</w:t>
      </w:r>
    </w:p>
    <w:p xmlns:wp14="http://schemas.microsoft.com/office/word/2010/wordml" w14:paraId="3088BE6F" wp14:textId="77777777">
      <w:pPr>
        <w:pStyle w:val="ListParagraph"/>
        <w:numPr>
          <w:ilvl w:val="0"/>
          <w:numId w:val="2"/>
        </w:numPr>
        <w:spacing w:before="40" w:after="40"/>
        <w:rPr/>
      </w:pPr>
      <w:r>
        <w:rPr>
          <w:rFonts w:ascii="Arial" w:hAnsi="Arial" w:eastAsia="Arial" w:cs="Arial"/>
          <w:color w:val="2C2C54"/>
          <w:sz w:val="22"/>
          <w:szCs w:val="22"/>
          <w:lang w:val="en-US"/>
        </w:rPr>
        <w:t>Agents can invoke other agents directly (peer-to-peer) for low-latency handoffs where orchestrator mediation is not required.</w:t>
      </w:r>
    </w:p>
    <w:p xmlns:wp14="http://schemas.microsoft.com/office/word/2010/wordml" w14:paraId="072AAE61" wp14:textId="77777777">
      <w:pPr>
        <w:pStyle w:val="ListParagraph"/>
        <w:numPr>
          <w:ilvl w:val="0"/>
          <w:numId w:val="2"/>
        </w:numPr>
        <w:spacing w:before="40" w:after="40"/>
      </w:pPr>
      <w:r>
        <w:rPr>
          <w:rFonts w:ascii="Arial" w:hAnsi="Arial" w:eastAsia="Arial" w:cs="Arial"/>
          <w:color w:val="2C2C54"/>
          <w:sz w:val="22"/>
          <w:szCs w:val="22"/>
        </w:rPr>
        <w:t xml:space="preserve">All A2A messages are logged for auditability and compliance traceability.</w:t>
      </w:r>
    </w:p>
    <w:p xmlns:wp14="http://schemas.microsoft.com/office/word/2010/wordml" w14:paraId="5697F8EE" wp14:textId="77777777">
      <w:pPr>
        <w:pStyle w:val="Heading2"/>
        <w:spacing w:before="280" w:after="120"/>
      </w:pPr>
      <w:r>
        <w:rPr>
          <w:rFonts w:ascii="Arial" w:hAnsi="Arial" w:eastAsia="Arial" w:cs="Arial"/>
          <w:b w:val="1"/>
          <w:bCs w:val="1"/>
          <w:color w:val="2E75B6"/>
          <w:sz w:val="26"/>
          <w:szCs w:val="26"/>
          <w:lang w:val="en-US"/>
        </w:rPr>
        <w:t>6.3  Model Context Protocol (MCP) Integration</w:t>
      </w:r>
    </w:p>
    <w:p xmlns:wp14="http://schemas.microsoft.com/office/word/2010/wordml" w14:paraId="699768D3" wp14:textId="77777777">
      <w:pPr>
        <w:spacing w:before="60" w:after="80"/>
      </w:pPr>
      <w:r>
        <w:rPr>
          <w:rFonts w:ascii="Arial" w:hAnsi="Arial" w:eastAsia="Arial" w:cs="Arial"/>
          <w:color w:val="2C2C54"/>
          <w:sz w:val="22"/>
          <w:szCs w:val="22"/>
        </w:rPr>
        <w:t xml:space="preserve">MCP serves as the universal integration layer connecting all agents to backend enterprise systems. Each system exposes capabilities as MCP-registered tools that agents can discover and invoke dynamically.</w:t>
      </w:r>
    </w:p>
    <w:p xmlns:wp14="http://schemas.microsoft.com/office/word/2010/wordml" w14:paraId="73D31DB3" wp14:textId="77777777">
      <w:pPr>
        <w:pStyle w:val="Heading2"/>
        <w:spacing w:before="280" w:after="120"/>
      </w:pPr>
      <w:r>
        <w:rPr>
          <w:rFonts w:ascii="Arial" w:hAnsi="Arial" w:eastAsia="Arial" w:cs="Arial"/>
          <w:b w:val="1"/>
          <w:bCs w:val="1"/>
          <w:color w:val="2E75B6"/>
          <w:sz w:val="26"/>
          <w:szCs w:val="26"/>
          <w:lang w:val="en-US"/>
        </w:rPr>
        <w:t>6.4  Skills Framework</w:t>
      </w:r>
    </w:p>
    <w:p xmlns:wp14="http://schemas.microsoft.com/office/word/2010/wordml" w14:paraId="7A242B1B" wp14:textId="77777777">
      <w:pPr>
        <w:spacing w:before="60" w:after="80"/>
      </w:pPr>
      <w:r>
        <w:rPr>
          <w:rFonts w:ascii="Arial" w:hAnsi="Arial" w:eastAsia="Arial" w:cs="Arial"/>
          <w:color w:val="2C2C54"/>
          <w:sz w:val="22"/>
          <w:szCs w:val="22"/>
        </w:rPr>
        <w:t xml:space="preserve">Each agent is equipped with a curated library of skills — reusable, composable AI capabilities shared across agents within the CADF framework.</w:t>
      </w:r>
    </w:p>
    <w:p xmlns:wp14="http://schemas.microsoft.com/office/word/2010/wordml" w14:paraId="157F1EF0" wp14:textId="77777777">
      <w:pPr>
        <w:pStyle w:val="ListParagraph"/>
        <w:numPr>
          <w:ilvl w:val="0"/>
          <w:numId w:val="2"/>
        </w:numPr>
        <w:spacing w:before="40" w:after="40"/>
      </w:pPr>
      <w:r>
        <w:rPr>
          <w:rFonts w:ascii="Arial" w:hAnsi="Arial" w:eastAsia="Arial" w:cs="Arial"/>
          <w:color w:val="2C2C54"/>
          <w:sz w:val="22"/>
          <w:szCs w:val="22"/>
        </w:rPr>
        <w:t xml:space="preserve">Information Extraction Skill: Structured data extraction from natural language or documents.</w:t>
      </w:r>
    </w:p>
    <w:p xmlns:wp14="http://schemas.microsoft.com/office/word/2010/wordml" w14:paraId="1428EAE0" wp14:textId="77777777">
      <w:pPr>
        <w:pStyle w:val="ListParagraph"/>
        <w:numPr>
          <w:ilvl w:val="0"/>
          <w:numId w:val="2"/>
        </w:numPr>
        <w:spacing w:before="40" w:after="40"/>
      </w:pPr>
      <w:r>
        <w:rPr>
          <w:rFonts w:ascii="Arial" w:hAnsi="Arial" w:eastAsia="Arial" w:cs="Arial"/>
          <w:color w:val="2C2C54"/>
          <w:sz w:val="22"/>
          <w:szCs w:val="22"/>
        </w:rPr>
        <w:t xml:space="preserve">Decision Reasoning Skill: Rules-based and AI-assisted decision-making with explainability.</w:t>
      </w:r>
    </w:p>
    <w:p xmlns:wp14="http://schemas.microsoft.com/office/word/2010/wordml" w14:paraId="00EF7796" wp14:textId="77777777">
      <w:pPr>
        <w:pStyle w:val="ListParagraph"/>
        <w:numPr>
          <w:ilvl w:val="0"/>
          <w:numId w:val="2"/>
        </w:numPr>
        <w:spacing w:before="40" w:after="40"/>
        <w:rPr/>
      </w:pPr>
      <w:r>
        <w:rPr>
          <w:rFonts w:ascii="Arial" w:hAnsi="Arial" w:eastAsia="Arial" w:cs="Arial"/>
          <w:color w:val="2C2C54"/>
          <w:sz w:val="22"/>
          <w:szCs w:val="22"/>
          <w:lang w:val="en-US"/>
        </w:rPr>
        <w:t>Status Summarisation Skill: Real-time narrative generation of onboarding progress for clients and advisors.</w:t>
      </w:r>
    </w:p>
    <w:p xmlns:wp14="http://schemas.microsoft.com/office/word/2010/wordml" w14:paraId="261AC6B6" wp14:textId="77777777">
      <w:pPr>
        <w:pStyle w:val="ListParagraph"/>
        <w:numPr>
          <w:ilvl w:val="0"/>
          <w:numId w:val="2"/>
        </w:numPr>
        <w:spacing w:before="40" w:after="40"/>
      </w:pPr>
      <w:r>
        <w:rPr>
          <w:rFonts w:ascii="Arial" w:hAnsi="Arial" w:eastAsia="Arial" w:cs="Arial"/>
          <w:color w:val="2C2C54"/>
          <w:sz w:val="22"/>
          <w:szCs w:val="22"/>
        </w:rPr>
        <w:t xml:space="preserve">Clarification Skill: Intelligent identification and conversational resolution of missing or ambiguous data.</w:t>
      </w:r>
    </w:p>
    <w:p xmlns:wp14="http://schemas.microsoft.com/office/word/2010/wordml" w14:paraId="1D909466" wp14:textId="77777777">
      <w:pPr>
        <w:pStyle w:val="ListParagraph"/>
        <w:numPr>
          <w:ilvl w:val="0"/>
          <w:numId w:val="2"/>
        </w:numPr>
        <w:spacing w:before="40" w:after="40"/>
      </w:pPr>
      <w:r>
        <w:rPr>
          <w:rFonts w:ascii="Arial" w:hAnsi="Arial" w:eastAsia="Arial" w:cs="Arial"/>
          <w:color w:val="2C2C54"/>
          <w:sz w:val="22"/>
          <w:szCs w:val="22"/>
        </w:rPr>
        <w:t xml:space="preserve">Escalation Skill: Structured handoff to human agents with complete context packaging.</w:t>
      </w:r>
    </w:p>
    <w:p xmlns:wp14="http://schemas.microsoft.com/office/word/2010/wordml" w14:paraId="51BB03DF" wp14:textId="77777777">
      <w:pPr>
        <w:pStyle w:val="ListParagraph"/>
        <w:numPr>
          <w:ilvl w:val="0"/>
          <w:numId w:val="2"/>
        </w:numPr>
        <w:spacing w:before="40" w:after="40"/>
      </w:pPr>
      <w:r>
        <w:rPr>
          <w:rFonts w:ascii="Arial" w:hAnsi="Arial" w:eastAsia="Arial" w:cs="Arial"/>
          <w:color w:val="2C2C54"/>
          <w:sz w:val="22"/>
          <w:szCs w:val="22"/>
        </w:rPr>
        <w:t xml:space="preserve">Product Suitability Skill: Regulatory questionnaire processing and suitability scoring.</w:t>
      </w:r>
    </w:p>
    <w:p xmlns:wp14="http://schemas.microsoft.com/office/word/2010/wordml" w14:paraId="62486C05" wp14:textId="77777777">
      <w:r>
        <w:br w:type="page"/>
      </w:r>
    </w:p>
    <w:p xmlns:wp14="http://schemas.microsoft.com/office/word/2010/wordml" w14:paraId="7D184B55" wp14:textId="77777777">
      <w:pPr>
        <w:pStyle w:val="Heading1"/>
        <w:spacing w:before="360" w:after="160"/>
      </w:pPr>
      <w:r>
        <w:rPr>
          <w:rFonts w:ascii="Arial" w:hAnsi="Arial" w:eastAsia="Arial" w:cs="Arial"/>
          <w:b/>
          <w:bCs/>
          <w:color w:val="1F4E79"/>
          <w:sz w:val="32"/>
          <w:szCs w:val="32"/>
        </w:rPr>
        <w:t xml:space="preserve">7. Key Features &amp; Capabilities</w:t>
      </w:r>
    </w:p>
    <w:p xmlns:wp14="http://schemas.microsoft.com/office/word/2010/wordml" w14:paraId="318D825E" wp14:textId="77777777">
      <w:pPr>
        <w:pStyle w:val="Heading2"/>
        <w:spacing w:before="280" w:after="120"/>
      </w:pPr>
      <w:r>
        <w:rPr>
          <w:rFonts w:ascii="Arial" w:hAnsi="Arial" w:eastAsia="Arial" w:cs="Arial"/>
          <w:b w:val="1"/>
          <w:bCs w:val="1"/>
          <w:color w:val="2E75B6"/>
          <w:sz w:val="26"/>
          <w:szCs w:val="26"/>
          <w:lang w:val="en-US"/>
        </w:rPr>
        <w:t>7.1  Multi-Product Parallel Onboarding</w:t>
      </w:r>
    </w:p>
    <w:p xmlns:wp14="http://schemas.microsoft.com/office/word/2010/wordml" w14:paraId="0F3D4C35" wp14:textId="77777777">
      <w:pPr>
        <w:pStyle w:val="ListParagraph"/>
        <w:numPr>
          <w:ilvl w:val="0"/>
          <w:numId w:val="2"/>
        </w:numPr>
        <w:spacing w:before="40" w:after="40"/>
      </w:pPr>
      <w:r>
        <w:rPr>
          <w:rFonts w:ascii="Arial" w:hAnsi="Arial" w:eastAsia="Arial" w:cs="Arial"/>
          <w:color w:val="2C2C54"/>
          <w:sz w:val="22"/>
          <w:szCs w:val="22"/>
        </w:rPr>
        <w:t xml:space="preserve">Single client data intake feeds all parallel product onboarding flows.</w:t>
      </w:r>
    </w:p>
    <w:p xmlns:wp14="http://schemas.microsoft.com/office/word/2010/wordml" w14:paraId="57706A9F" wp14:textId="77777777">
      <w:pPr>
        <w:pStyle w:val="ListParagraph"/>
        <w:numPr>
          <w:ilvl w:val="0"/>
          <w:numId w:val="2"/>
        </w:numPr>
        <w:spacing w:before="40" w:after="40"/>
      </w:pPr>
      <w:r>
        <w:rPr>
          <w:rFonts w:ascii="Arial" w:hAnsi="Arial" w:eastAsia="Arial" w:cs="Arial"/>
          <w:color w:val="2C2C54"/>
          <w:sz w:val="22"/>
          <w:szCs w:val="22"/>
        </w:rPr>
        <w:t xml:space="preserve">Product Onboarding Agents run independently, each progressing at its own pace.</w:t>
      </w:r>
    </w:p>
    <w:p xmlns:wp14="http://schemas.microsoft.com/office/word/2010/wordml" w14:paraId="687F3BE2" wp14:textId="77777777">
      <w:pPr>
        <w:pStyle w:val="ListParagraph"/>
        <w:numPr>
          <w:ilvl w:val="0"/>
          <w:numId w:val="2"/>
        </w:numPr>
        <w:spacing w:before="40" w:after="40"/>
      </w:pPr>
      <w:r>
        <w:rPr>
          <w:rFonts w:ascii="Arial" w:hAnsi="Arial" w:eastAsia="Arial" w:cs="Arial"/>
          <w:color w:val="2C2C54"/>
          <w:sz w:val="22"/>
          <w:szCs w:val="22"/>
        </w:rPr>
        <w:t xml:space="preserve">Shared compliance results (KYC/AML) are reused across all product tracks — no duplication.</w:t>
      </w:r>
    </w:p>
    <w:p xmlns:wp14="http://schemas.microsoft.com/office/word/2010/wordml" w14:paraId="605039A3" wp14:textId="77777777">
      <w:pPr>
        <w:pStyle w:val="ListParagraph"/>
        <w:numPr>
          <w:ilvl w:val="0"/>
          <w:numId w:val="2"/>
        </w:numPr>
        <w:spacing w:before="40" w:after="40"/>
      </w:pPr>
      <w:r>
        <w:rPr>
          <w:rFonts w:ascii="Arial" w:hAnsi="Arial" w:eastAsia="Arial" w:cs="Arial"/>
          <w:color w:val="2C2C54"/>
          <w:sz w:val="22"/>
          <w:szCs w:val="22"/>
        </w:rPr>
        <w:t xml:space="preserve">Unified progress dashboard surfaces the status of all products in a single client view.</w:t>
      </w:r>
    </w:p>
    <w:p xmlns:wp14="http://schemas.microsoft.com/office/word/2010/wordml" w14:paraId="14EAA3BD" wp14:textId="77777777">
      <w:pPr>
        <w:pStyle w:val="Heading2"/>
        <w:spacing w:before="280" w:after="120"/>
      </w:pPr>
      <w:r>
        <w:rPr>
          <w:rFonts w:ascii="Arial" w:hAnsi="Arial" w:eastAsia="Arial" w:cs="Arial"/>
          <w:b w:val="1"/>
          <w:bCs w:val="1"/>
          <w:color w:val="2E75B6"/>
          <w:sz w:val="26"/>
          <w:szCs w:val="26"/>
          <w:lang w:val="en-US"/>
        </w:rPr>
        <w:t>7.2  Conversational AI Interface</w:t>
      </w:r>
    </w:p>
    <w:p xmlns:wp14="http://schemas.microsoft.com/office/word/2010/wordml" w14:paraId="66FA3B7F" wp14:textId="77777777">
      <w:pPr>
        <w:pStyle w:val="ListParagraph"/>
        <w:numPr>
          <w:ilvl w:val="0"/>
          <w:numId w:val="2"/>
        </w:numPr>
        <w:spacing w:before="40" w:after="40"/>
      </w:pPr>
      <w:r>
        <w:rPr>
          <w:rFonts w:ascii="Arial" w:hAnsi="Arial" w:eastAsia="Arial" w:cs="Arial"/>
          <w:color w:val="2C2C54"/>
          <w:sz w:val="22"/>
          <w:szCs w:val="22"/>
        </w:rPr>
        <w:t xml:space="preserve">Contextual, multi-turn conversation that remembers prior responses and avoids redundant questions.</w:t>
      </w:r>
    </w:p>
    <w:p xmlns:wp14="http://schemas.microsoft.com/office/word/2010/wordml" w14:paraId="4DFB7BFA" wp14:textId="77777777">
      <w:pPr>
        <w:pStyle w:val="ListParagraph"/>
        <w:numPr>
          <w:ilvl w:val="0"/>
          <w:numId w:val="2"/>
        </w:numPr>
        <w:spacing w:before="40" w:after="40"/>
      </w:pPr>
      <w:r>
        <w:rPr>
          <w:rFonts w:ascii="Arial" w:hAnsi="Arial" w:eastAsia="Arial" w:cs="Arial"/>
          <w:color w:val="2C2C54"/>
          <w:sz w:val="22"/>
          <w:szCs w:val="22"/>
        </w:rPr>
        <w:t xml:space="preserve">Dynamic question adaptation based on client profile, product selection, and regulatory requirements.</w:t>
      </w:r>
    </w:p>
    <w:p xmlns:wp14="http://schemas.microsoft.com/office/word/2010/wordml" w14:paraId="563B5703" wp14:textId="77777777">
      <w:pPr>
        <w:pStyle w:val="ListParagraph"/>
        <w:numPr>
          <w:ilvl w:val="0"/>
          <w:numId w:val="2"/>
        </w:numPr>
        <w:spacing w:before="40" w:after="40"/>
        <w:rPr/>
      </w:pPr>
      <w:r>
        <w:rPr>
          <w:rFonts w:ascii="Arial" w:hAnsi="Arial" w:eastAsia="Arial" w:cs="Arial"/>
          <w:color w:val="2C2C54"/>
          <w:sz w:val="22"/>
          <w:szCs w:val="22"/>
          <w:lang w:val="en-US"/>
        </w:rPr>
        <w:t>Proactive status updates pushed to clients throughout the onboarding journey.</w:t>
      </w:r>
    </w:p>
    <w:p xmlns:wp14="http://schemas.microsoft.com/office/word/2010/wordml" w14:paraId="01A5E8E4" wp14:textId="77777777">
      <w:pPr>
        <w:pStyle w:val="ListParagraph"/>
        <w:numPr>
          <w:ilvl w:val="0"/>
          <w:numId w:val="2"/>
        </w:numPr>
        <w:spacing w:before="40" w:after="40"/>
        <w:rPr/>
      </w:pPr>
      <w:r>
        <w:rPr>
          <w:rFonts w:ascii="Arial" w:hAnsi="Arial" w:eastAsia="Arial" w:cs="Arial"/>
          <w:color w:val="2C2C54"/>
          <w:sz w:val="22"/>
          <w:szCs w:val="22"/>
          <w:lang w:val="en-US"/>
        </w:rPr>
        <w:t>Seamless escalation to a human advisor or contact centre agent with full context hand-off.</w:t>
      </w:r>
    </w:p>
    <w:p xmlns:wp14="http://schemas.microsoft.com/office/word/2010/wordml" w14:paraId="294D286E" wp14:textId="77777777">
      <w:pPr>
        <w:pStyle w:val="Heading2"/>
        <w:spacing w:before="280" w:after="120"/>
      </w:pPr>
      <w:r>
        <w:rPr>
          <w:rFonts w:ascii="Arial" w:hAnsi="Arial" w:eastAsia="Arial" w:cs="Arial"/>
          <w:b w:val="1"/>
          <w:bCs w:val="1"/>
          <w:color w:val="2E75B6"/>
          <w:sz w:val="26"/>
          <w:szCs w:val="26"/>
          <w:lang w:val="en-US"/>
        </w:rPr>
        <w:t>7.3  Contact Centre Integration</w:t>
      </w:r>
    </w:p>
    <w:p xmlns:wp14="http://schemas.microsoft.com/office/word/2010/wordml" w14:paraId="61BFADEA" wp14:textId="77777777">
      <w:pPr>
        <w:pStyle w:val="ListParagraph"/>
        <w:numPr>
          <w:ilvl w:val="0"/>
          <w:numId w:val="2"/>
        </w:numPr>
        <w:spacing w:before="40" w:after="40"/>
      </w:pPr>
      <w:r>
        <w:rPr>
          <w:rFonts w:ascii="Arial" w:hAnsi="Arial" w:eastAsia="Arial" w:cs="Arial"/>
          <w:color w:val="2C2C54"/>
          <w:sz w:val="22"/>
          <w:szCs w:val="22"/>
        </w:rPr>
        <w:t xml:space="preserve">Unified onboarding status view across all products for any client.</w:t>
      </w:r>
    </w:p>
    <w:p xmlns:wp14="http://schemas.microsoft.com/office/word/2010/wordml" w14:paraId="19932F45" wp14:textId="77777777">
      <w:pPr>
        <w:pStyle w:val="ListParagraph"/>
        <w:numPr>
          <w:ilvl w:val="0"/>
          <w:numId w:val="2"/>
        </w:numPr>
        <w:spacing w:before="40" w:after="40"/>
      </w:pPr>
      <w:r>
        <w:rPr>
          <w:rFonts w:ascii="Arial" w:hAnsi="Arial" w:eastAsia="Arial" w:cs="Arial"/>
          <w:color w:val="2C2C54"/>
          <w:sz w:val="22"/>
          <w:szCs w:val="22"/>
        </w:rPr>
        <w:t xml:space="preserve">AI-generated call summaries and suggested next best actions for representatives.</w:t>
      </w:r>
    </w:p>
    <w:p xmlns:wp14="http://schemas.microsoft.com/office/word/2010/wordml" w14:paraId="57962004" wp14:textId="77777777">
      <w:pPr>
        <w:pStyle w:val="ListParagraph"/>
        <w:numPr>
          <w:ilvl w:val="0"/>
          <w:numId w:val="2"/>
        </w:numPr>
        <w:spacing w:before="40" w:after="40"/>
      </w:pPr>
      <w:r>
        <w:rPr>
          <w:rFonts w:ascii="Arial" w:hAnsi="Arial" w:eastAsia="Arial" w:cs="Arial"/>
          <w:color w:val="2C2C54"/>
          <w:sz w:val="22"/>
          <w:szCs w:val="22"/>
        </w:rPr>
        <w:t xml:space="preserve">Direct agent-to-human handoff with context continuity — no repetition for the client.</w:t>
      </w:r>
    </w:p>
    <w:p xmlns:wp14="http://schemas.microsoft.com/office/word/2010/wordml" w14:paraId="681B0534" wp14:textId="77777777">
      <w:pPr>
        <w:pStyle w:val="ListParagraph"/>
        <w:numPr>
          <w:ilvl w:val="0"/>
          <w:numId w:val="2"/>
        </w:numPr>
        <w:spacing w:before="40" w:after="40"/>
        <w:rPr/>
      </w:pPr>
      <w:r>
        <w:rPr>
          <w:rFonts w:ascii="Arial" w:hAnsi="Arial" w:eastAsia="Arial" w:cs="Arial"/>
          <w:color w:val="2C2C54"/>
          <w:sz w:val="22"/>
          <w:szCs w:val="22"/>
          <w:lang w:val="en-US"/>
        </w:rPr>
        <w:t>Ability for representatives to trigger agent actions (e.g., re-send documents, escalate compliance) from the contact centre interface.</w:t>
      </w:r>
    </w:p>
    <w:p xmlns:wp14="http://schemas.microsoft.com/office/word/2010/wordml" w14:paraId="42253119" wp14:textId="77777777">
      <w:pPr>
        <w:pStyle w:val="Heading2"/>
        <w:spacing w:before="280" w:after="120"/>
      </w:pPr>
      <w:r>
        <w:rPr>
          <w:rFonts w:ascii="Arial" w:hAnsi="Arial" w:eastAsia="Arial" w:cs="Arial"/>
          <w:b w:val="1"/>
          <w:bCs w:val="1"/>
          <w:color w:val="2E75B6"/>
          <w:sz w:val="26"/>
          <w:szCs w:val="26"/>
          <w:lang w:val="en-US"/>
        </w:rPr>
        <w:t>7.4  Collaboration Agent</w:t>
      </w:r>
    </w:p>
    <w:p xmlns:wp14="http://schemas.microsoft.com/office/word/2010/wordml" w14:paraId="1BC9D018" wp14:textId="77777777">
      <w:pPr>
        <w:pStyle w:val="ListParagraph"/>
        <w:numPr>
          <w:ilvl w:val="0"/>
          <w:numId w:val="2"/>
        </w:numPr>
        <w:spacing w:before="40" w:after="40"/>
      </w:pPr>
      <w:r>
        <w:rPr>
          <w:rFonts w:ascii="Arial" w:hAnsi="Arial" w:eastAsia="Arial" w:cs="Arial"/>
          <w:color w:val="2C2C54"/>
          <w:sz w:val="22"/>
          <w:szCs w:val="22"/>
        </w:rPr>
        <w:t xml:space="preserve">Shared workspace for joint document review and e-signature coordination.</w:t>
      </w:r>
    </w:p>
    <w:p xmlns:wp14="http://schemas.microsoft.com/office/word/2010/wordml" w14:paraId="1698F15F" wp14:textId="77777777">
      <w:pPr>
        <w:pStyle w:val="ListParagraph"/>
        <w:numPr>
          <w:ilvl w:val="0"/>
          <w:numId w:val="2"/>
        </w:numPr>
        <w:spacing w:before="40" w:after="40"/>
      </w:pPr>
      <w:r>
        <w:rPr>
          <w:rFonts w:ascii="Arial" w:hAnsi="Arial" w:eastAsia="Arial" w:cs="Arial"/>
          <w:color w:val="2C2C54"/>
          <w:sz w:val="22"/>
          <w:szCs w:val="22"/>
        </w:rPr>
        <w:t xml:space="preserve">Multi-party task assignment with acknowledgement tracking.</w:t>
      </w:r>
    </w:p>
    <w:p xmlns:wp14="http://schemas.microsoft.com/office/word/2010/wordml" w14:paraId="5C224854" wp14:textId="77777777">
      <w:pPr>
        <w:pStyle w:val="ListParagraph"/>
        <w:numPr>
          <w:ilvl w:val="0"/>
          <w:numId w:val="2"/>
        </w:numPr>
        <w:spacing w:before="40" w:after="40"/>
      </w:pPr>
      <w:r>
        <w:rPr>
          <w:rFonts w:ascii="Arial" w:hAnsi="Arial" w:eastAsia="Arial" w:cs="Arial"/>
          <w:color w:val="2C2C54"/>
          <w:sz w:val="22"/>
          <w:szCs w:val="22"/>
        </w:rPr>
        <w:t xml:space="preserve">Real-time advisor notifications for client actions requiring their input or approval.</w:t>
      </w:r>
    </w:p>
    <w:p xmlns:wp14="http://schemas.microsoft.com/office/word/2010/wordml" w14:paraId="5B72E561" wp14:textId="77777777">
      <w:pPr>
        <w:pStyle w:val="ListParagraph"/>
        <w:numPr>
          <w:ilvl w:val="0"/>
          <w:numId w:val="2"/>
        </w:numPr>
        <w:spacing w:before="40" w:after="40"/>
      </w:pPr>
      <w:r>
        <w:rPr>
          <w:rFonts w:ascii="Arial" w:hAnsi="Arial" w:eastAsia="Arial" w:cs="Arial"/>
          <w:color w:val="2C2C54"/>
          <w:sz w:val="22"/>
          <w:szCs w:val="22"/>
        </w:rPr>
        <w:t xml:space="preserve">Structured suitability discussion and documentation with audit trail.</w:t>
      </w:r>
    </w:p>
    <w:p xmlns:wp14="http://schemas.microsoft.com/office/word/2010/wordml" w14:paraId="7CF6F95E" wp14:textId="77777777">
      <w:pPr>
        <w:pStyle w:val="Heading2"/>
        <w:spacing w:before="280" w:after="120"/>
      </w:pPr>
      <w:r>
        <w:rPr>
          <w:rFonts w:ascii="Arial" w:hAnsi="Arial" w:eastAsia="Arial" w:cs="Arial"/>
          <w:b w:val="1"/>
          <w:bCs w:val="1"/>
          <w:color w:val="2E75B6"/>
          <w:sz w:val="26"/>
          <w:szCs w:val="26"/>
          <w:lang w:val="en-US"/>
        </w:rPr>
        <w:t>7.5  Compliance &amp; Human-in-the-Loop</w:t>
      </w:r>
    </w:p>
    <w:p xmlns:wp14="http://schemas.microsoft.com/office/word/2010/wordml" w14:paraId="222474E6" wp14:textId="77777777">
      <w:pPr>
        <w:pStyle w:val="ListParagraph"/>
        <w:numPr>
          <w:ilvl w:val="0"/>
          <w:numId w:val="2"/>
        </w:numPr>
        <w:spacing w:before="40" w:after="40"/>
      </w:pPr>
      <w:r>
        <w:rPr>
          <w:rFonts w:ascii="Arial" w:hAnsi="Arial" w:eastAsia="Arial" w:cs="Arial"/>
          <w:color w:val="2C2C54"/>
          <w:sz w:val="22"/>
          <w:szCs w:val="22"/>
        </w:rPr>
        <w:t xml:space="preserve">KYC and AML checks are automated and executed by the Compliance Agent with MCP-connected verification services.</w:t>
      </w:r>
    </w:p>
    <w:p xmlns:wp14="http://schemas.microsoft.com/office/word/2010/wordml" w14:paraId="252DB17F" wp14:textId="77777777">
      <w:pPr>
        <w:pStyle w:val="ListParagraph"/>
        <w:numPr>
          <w:ilvl w:val="0"/>
          <w:numId w:val="2"/>
        </w:numPr>
        <w:spacing w:before="40" w:after="40"/>
      </w:pPr>
      <w:r>
        <w:rPr>
          <w:rFonts w:ascii="Arial" w:hAnsi="Arial" w:eastAsia="Arial" w:cs="Arial"/>
          <w:color w:val="2C2C54"/>
          <w:sz w:val="22"/>
          <w:szCs w:val="22"/>
        </w:rPr>
        <w:t xml:space="preserve">Suitability assessments are AI-guided but human-reviewed for regulated investment products.</w:t>
      </w:r>
    </w:p>
    <w:p xmlns:wp14="http://schemas.microsoft.com/office/word/2010/wordml" w14:paraId="5B5E4A80" wp14:textId="77777777">
      <w:pPr>
        <w:pStyle w:val="ListParagraph"/>
        <w:numPr>
          <w:ilvl w:val="0"/>
          <w:numId w:val="2"/>
        </w:numPr>
        <w:spacing w:before="40" w:after="40"/>
      </w:pPr>
      <w:r>
        <w:rPr>
          <w:rFonts w:ascii="Arial" w:hAnsi="Arial" w:eastAsia="Arial" w:cs="Arial"/>
          <w:color w:val="2C2C54"/>
          <w:sz w:val="22"/>
          <w:szCs w:val="22"/>
        </w:rPr>
        <w:t xml:space="preserve">Edge cases and high-risk profiles are automatically escalated with structured context packets for human compliance officers.</w:t>
      </w:r>
    </w:p>
    <w:p xmlns:wp14="http://schemas.microsoft.com/office/word/2010/wordml" w14:paraId="3BA5C445" wp14:textId="77777777">
      <w:pPr>
        <w:pStyle w:val="ListParagraph"/>
        <w:numPr>
          <w:ilvl w:val="0"/>
          <w:numId w:val="2"/>
        </w:numPr>
        <w:spacing w:before="40" w:after="40"/>
        <w:rPr/>
      </w:pPr>
      <w:r>
        <w:rPr>
          <w:rFonts w:ascii="Arial" w:hAnsi="Arial" w:eastAsia="Arial" w:cs="Arial"/>
          <w:color w:val="2C2C54"/>
          <w:sz w:val="22"/>
          <w:szCs w:val="22"/>
          <w:lang w:val="en-US"/>
        </w:rPr>
        <w:t>Every agent decision is logged with reasoning, supporting regulatory audit requirements.</w:t>
      </w:r>
    </w:p>
    <w:p xmlns:wp14="http://schemas.microsoft.com/office/word/2010/wordml" w14:paraId="043044D8" wp14:textId="77777777">
      <w:pPr>
        <w:pStyle w:val="ListParagraph"/>
        <w:numPr>
          <w:ilvl w:val="0"/>
          <w:numId w:val="2"/>
        </w:numPr>
        <w:spacing w:before="40" w:after="40"/>
        <w:rPr/>
      </w:pPr>
      <w:r>
        <w:rPr>
          <w:rFonts w:ascii="Arial" w:hAnsi="Arial" w:eastAsia="Arial" w:cs="Arial"/>
          <w:color w:val="2C2C54"/>
          <w:sz w:val="22"/>
          <w:szCs w:val="22"/>
          <w:lang w:val="en-US"/>
        </w:rPr>
        <w:t>Human-in-the-loop checkpoints are configurable per product and jurisdiction.</w:t>
      </w:r>
    </w:p>
    <w:p xmlns:wp14="http://schemas.microsoft.com/office/word/2010/wordml" w14:paraId="4101652C" wp14:textId="77777777">
      <w:r>
        <w:br w:type="page"/>
      </w:r>
    </w:p>
    <w:p xmlns:wp14="http://schemas.microsoft.com/office/word/2010/wordml" w14:paraId="1FEE9DAF" wp14:textId="77777777">
      <w:pPr>
        <w:pStyle w:val="Heading1"/>
        <w:spacing w:before="360" w:after="160"/>
      </w:pPr>
      <w:r>
        <w:rPr>
          <w:rFonts w:ascii="Arial" w:hAnsi="Arial" w:eastAsia="Arial" w:cs="Arial"/>
          <w:b/>
          <w:bCs/>
          <w:color w:val="1F4E79"/>
          <w:sz w:val="32"/>
          <w:szCs w:val="32"/>
        </w:rPr>
        <w:t xml:space="preserve">8. Onboarding Workflow</w:t>
      </w:r>
    </w:p>
    <w:p xmlns:wp14="http://schemas.microsoft.com/office/word/2010/wordml" w14:paraId="3BCB5774" wp14:textId="77777777">
      <w:pPr>
        <w:pStyle w:val="Heading2"/>
        <w:spacing w:before="280" w:after="120"/>
      </w:pPr>
      <w:r>
        <w:rPr>
          <w:rFonts w:ascii="Arial" w:hAnsi="Arial" w:eastAsia="Arial" w:cs="Arial"/>
          <w:b w:val="1"/>
          <w:bCs w:val="1"/>
          <w:color w:val="2E75B6"/>
          <w:sz w:val="26"/>
          <w:szCs w:val="26"/>
          <w:lang w:val="en-US"/>
        </w:rPr>
        <w:t>8.1  End-to-End Workflow</w:t>
      </w:r>
    </w:p>
    <w:p xmlns:wp14="http://schemas.microsoft.com/office/word/2010/wordml" w14:paraId="4B99056E"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xmlns:wp14="http://schemas.microsoft.com/office/word/2010/wordml" w:rsidTr="4A8501E8" w14:paraId="7B9703C7" wp14:textId="77777777">
        <w:trPr>
          <w:tblHeader/>
        </w:trPr>
        <w:tc>
          <w:tcPr>
            <w:tcW w:w="6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5AFC7B24" wp14:textId="77777777">
            <w:r>
              <w:rPr>
                <w:rFonts w:ascii="Arial" w:hAnsi="Arial" w:eastAsia="Arial" w:cs="Arial"/>
                <w:b/>
                <w:bCs/>
                <w:color w:val="FFFFFF"/>
                <w:sz w:val="20"/>
                <w:szCs w:val="20"/>
              </w:rPr>
              <w:t xml:space="preserve">#</w:t>
            </w:r>
          </w:p>
        </w:tc>
        <w:tc>
          <w:tcPr>
            <w:tcW w:w="22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1FE7A217" wp14:textId="77777777">
            <w:r>
              <w:rPr>
                <w:rFonts w:ascii="Arial" w:hAnsi="Arial" w:eastAsia="Arial" w:cs="Arial"/>
                <w:b/>
                <w:bCs/>
                <w:color w:val="FFFFFF"/>
                <w:sz w:val="20"/>
                <w:szCs w:val="20"/>
              </w:rPr>
              <w:t xml:space="preserve">Stage</w:t>
            </w:r>
          </w:p>
        </w:tc>
        <w:tc>
          <w:tcPr>
            <w:tcW w:w="656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060BE3B6" wp14:textId="77777777">
            <w:r>
              <w:rPr>
                <w:rFonts w:ascii="Arial" w:hAnsi="Arial" w:eastAsia="Arial" w:cs="Arial"/>
                <w:b/>
                <w:bCs/>
                <w:color w:val="FFFFFF"/>
                <w:sz w:val="20"/>
                <w:szCs w:val="20"/>
              </w:rPr>
              <w:t xml:space="preserve">Agent Activity</w:t>
            </w:r>
          </w:p>
        </w:tc>
      </w:tr>
      <w:tr xmlns:wp14="http://schemas.microsoft.com/office/word/2010/wordml" w:rsidTr="4A8501E8" w14:paraId="3B4C9521" wp14:textId="77777777">
        <w:tc>
          <w:tcPr>
            <w:tcW w:w="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49841BE" wp14:textId="77777777">
            <w:r>
              <w:rPr>
                <w:rFonts w:ascii="Arial" w:hAnsi="Arial" w:eastAsia="Arial" w:cs="Arial"/>
                <w:color w:val="2C2C54"/>
                <w:sz w:val="20"/>
                <w:szCs w:val="20"/>
              </w:rPr>
              <w:t xml:space="preserve">1</w:t>
            </w:r>
          </w:p>
        </w:tc>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8E7B3E2" wp14:textId="77777777">
            <w:r>
              <w:rPr>
                <w:rFonts w:ascii="Arial" w:hAnsi="Arial" w:eastAsia="Arial" w:cs="Arial"/>
                <w:color w:val="2C2C54"/>
                <w:sz w:val="20"/>
                <w:szCs w:val="20"/>
              </w:rPr>
              <w:t xml:space="preserve">Client Initiation</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6D77765" wp14:textId="77777777">
            <w:r>
              <w:rPr>
                <w:rFonts w:ascii="Arial" w:hAnsi="Arial" w:eastAsia="Arial" w:cs="Arial"/>
                <w:color w:val="2C2C54"/>
                <w:sz w:val="20"/>
                <w:szCs w:val="20"/>
                <w:lang w:val="en-US"/>
              </w:rPr>
              <w:t>Customer Service Agent greets client via conversational interface. Intent identified — client selects one or more wealth management products to onboard for.</w:t>
            </w:r>
          </w:p>
        </w:tc>
      </w:tr>
      <w:tr xmlns:wp14="http://schemas.microsoft.com/office/word/2010/wordml" w:rsidTr="4A8501E8" w14:paraId="3AE38282" wp14:textId="77777777">
        <w:tc>
          <w:tcPr>
            <w:tcW w:w="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8F999B5" wp14:textId="77777777">
            <w:r>
              <w:rPr>
                <w:rFonts w:ascii="Arial" w:hAnsi="Arial" w:eastAsia="Arial" w:cs="Arial"/>
                <w:color w:val="2C2C54"/>
                <w:sz w:val="20"/>
                <w:szCs w:val="20"/>
              </w:rPr>
              <w:t xml:space="preserve">2</w:t>
            </w:r>
          </w:p>
        </w:tc>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A9C6D60" wp14:textId="77777777">
            <w:r>
              <w:rPr>
                <w:rFonts w:ascii="Arial" w:hAnsi="Arial" w:eastAsia="Arial" w:cs="Arial"/>
                <w:color w:val="2C2C54"/>
                <w:sz w:val="20"/>
                <w:szCs w:val="20"/>
              </w:rPr>
              <w:t xml:space="preserve">Unified Data Collection</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C6B8002" wp14:textId="77777777">
            <w:r>
              <w:rPr>
                <w:rFonts w:ascii="Arial" w:hAnsi="Arial" w:eastAsia="Arial" w:cs="Arial"/>
                <w:color w:val="2C2C54"/>
                <w:sz w:val="20"/>
                <w:szCs w:val="20"/>
              </w:rPr>
              <w:t xml:space="preserve">Customer Service Agent conducts a single, contextual data collection session — personal details, financial profile, risk appetite, tax residency. Data stored in shared context.</w:t>
            </w:r>
          </w:p>
        </w:tc>
      </w:tr>
      <w:tr xmlns:wp14="http://schemas.microsoft.com/office/word/2010/wordml" w:rsidTr="4A8501E8" w14:paraId="4D00C22B" wp14:textId="77777777">
        <w:tc>
          <w:tcPr>
            <w:tcW w:w="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FCD5EC4" wp14:textId="77777777">
            <w:r>
              <w:rPr>
                <w:rFonts w:ascii="Arial" w:hAnsi="Arial" w:eastAsia="Arial" w:cs="Arial"/>
                <w:color w:val="2C2C54"/>
                <w:sz w:val="20"/>
                <w:szCs w:val="20"/>
              </w:rPr>
              <w:t xml:space="preserve">3</w:t>
            </w:r>
          </w:p>
        </w:tc>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7969823" wp14:textId="77777777">
            <w:r>
              <w:rPr>
                <w:rFonts w:ascii="Arial" w:hAnsi="Arial" w:eastAsia="Arial" w:cs="Arial"/>
                <w:color w:val="2C2C54"/>
                <w:sz w:val="20"/>
                <w:szCs w:val="20"/>
              </w:rPr>
              <w:t xml:space="preserve">Document Collection</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0755F7A" wp14:textId="77777777">
            <w:r>
              <w:rPr>
                <w:rFonts w:ascii="Arial" w:hAnsi="Arial" w:eastAsia="Arial" w:cs="Arial"/>
                <w:color w:val="2C2C54"/>
                <w:sz w:val="20"/>
                <w:szCs w:val="20"/>
                <w:lang w:val="en-US"/>
              </w:rPr>
              <w:t>Document Intelligence Agent requests required documents (ID, proof of address, financial statements). Processes via OCR, validates, and stores results. Workspace document tracker updated in real time.</w:t>
            </w:r>
          </w:p>
        </w:tc>
      </w:tr>
      <w:tr xmlns:wp14="http://schemas.microsoft.com/office/word/2010/wordml" w:rsidTr="4A8501E8" w14:paraId="04619946" wp14:textId="77777777">
        <w:tc>
          <w:tcPr>
            <w:tcW w:w="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598DEE6" wp14:textId="77777777">
            <w:r>
              <w:rPr>
                <w:rFonts w:ascii="Arial" w:hAnsi="Arial" w:eastAsia="Arial" w:cs="Arial"/>
                <w:color w:val="2C2C54"/>
                <w:sz w:val="20"/>
                <w:szCs w:val="20"/>
              </w:rPr>
              <w:t xml:space="preserve">4</w:t>
            </w:r>
          </w:p>
        </w:tc>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01DB283" wp14:textId="77777777">
            <w:r>
              <w:rPr>
                <w:rFonts w:ascii="Arial" w:hAnsi="Arial" w:eastAsia="Arial" w:cs="Arial"/>
                <w:color w:val="2C2C54"/>
                <w:sz w:val="20"/>
                <w:szCs w:val="20"/>
              </w:rPr>
              <w:t xml:space="preserve">Compliance Verification</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31EF59D" wp14:textId="77777777">
            <w:r>
              <w:rPr>
                <w:rFonts w:ascii="Arial" w:hAnsi="Arial" w:eastAsia="Arial" w:cs="Arial"/>
                <w:color w:val="2C2C54"/>
                <w:sz w:val="20"/>
                <w:szCs w:val="20"/>
                <w:lang w:val="en-US"/>
              </w:rPr>
              <w:t>KYC &amp; Compliance Agent executes identity verification and AML screening in parallel with other steps. Escalates to human if required.</w:t>
            </w:r>
          </w:p>
        </w:tc>
      </w:tr>
      <w:tr xmlns:wp14="http://schemas.microsoft.com/office/word/2010/wordml" w:rsidTr="4A8501E8" w14:paraId="16C32A94" wp14:textId="77777777">
        <w:tc>
          <w:tcPr>
            <w:tcW w:w="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8941E47" wp14:textId="77777777">
            <w:r>
              <w:rPr>
                <w:rFonts w:ascii="Arial" w:hAnsi="Arial" w:eastAsia="Arial" w:cs="Arial"/>
                <w:color w:val="2C2C54"/>
                <w:sz w:val="20"/>
                <w:szCs w:val="20"/>
              </w:rPr>
              <w:t xml:space="preserve">5</w:t>
            </w:r>
          </w:p>
        </w:tc>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7F7452A" wp14:textId="77777777">
            <w:r>
              <w:rPr>
                <w:rFonts w:ascii="Arial" w:hAnsi="Arial" w:eastAsia="Arial" w:cs="Arial"/>
                <w:color w:val="2C2C54"/>
                <w:sz w:val="20"/>
                <w:szCs w:val="20"/>
              </w:rPr>
              <w:t xml:space="preserve">Parallel Product Onboarding</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590E43C" wp14:textId="77777777">
            <w:r>
              <w:rPr>
                <w:rFonts w:ascii="Arial" w:hAnsi="Arial" w:eastAsia="Arial" w:cs="Arial"/>
                <w:color w:val="2C2C54"/>
                <w:sz w:val="20"/>
                <w:szCs w:val="20"/>
              </w:rPr>
              <w:t xml:space="preserve">Orchestrator Agent launches parallel Product Onboarding Agent instances for each selected product. Each agent runs independently but shares compliance outputs.</w:t>
            </w:r>
          </w:p>
        </w:tc>
      </w:tr>
      <w:tr xmlns:wp14="http://schemas.microsoft.com/office/word/2010/wordml" w:rsidTr="4A8501E8" w14:paraId="21339EBB" wp14:textId="77777777">
        <w:tc>
          <w:tcPr>
            <w:tcW w:w="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9B4EA11" wp14:textId="77777777">
            <w:r>
              <w:rPr>
                <w:rFonts w:ascii="Arial" w:hAnsi="Arial" w:eastAsia="Arial" w:cs="Arial"/>
                <w:color w:val="2C2C54"/>
                <w:sz w:val="20"/>
                <w:szCs w:val="20"/>
              </w:rPr>
              <w:t xml:space="preserve">6</w:t>
            </w:r>
          </w:p>
        </w:tc>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E1BC942" wp14:textId="77777777">
            <w:r>
              <w:rPr>
                <w:rFonts w:ascii="Arial" w:hAnsi="Arial" w:eastAsia="Arial" w:cs="Arial"/>
                <w:color w:val="2C2C54"/>
                <w:sz w:val="20"/>
                <w:szCs w:val="20"/>
              </w:rPr>
              <w:t xml:space="preserve">Suitability Assessment</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D8226CA" wp14:textId="77777777">
            <w:r>
              <w:rPr>
                <w:rFonts w:ascii="Arial" w:hAnsi="Arial" w:eastAsia="Arial" w:cs="Arial"/>
                <w:color w:val="2C2C54"/>
                <w:sz w:val="20"/>
                <w:szCs w:val="20"/>
              </w:rPr>
              <w:t xml:space="preserve">Product Onboarding Agents (for regulated products) conduct AI-guided suitability questionnaires. Collaboration Agent coordinates advisor review and sign-off.</w:t>
            </w:r>
          </w:p>
        </w:tc>
      </w:tr>
      <w:tr xmlns:wp14="http://schemas.microsoft.com/office/word/2010/wordml" w:rsidTr="4A8501E8" w14:paraId="6BCE198C" wp14:textId="77777777">
        <w:tc>
          <w:tcPr>
            <w:tcW w:w="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5697EEC" wp14:textId="77777777">
            <w:r>
              <w:rPr>
                <w:rFonts w:ascii="Arial" w:hAnsi="Arial" w:eastAsia="Arial" w:cs="Arial"/>
                <w:color w:val="2C2C54"/>
                <w:sz w:val="20"/>
                <w:szCs w:val="20"/>
              </w:rPr>
              <w:t xml:space="preserve">7</w:t>
            </w:r>
          </w:p>
        </w:tc>
        <w:tc>
          <w:tcPr>
            <w:tcW w:w="22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E48404E" wp14:textId="77777777">
            <w:r>
              <w:rPr>
                <w:rFonts w:ascii="Arial" w:hAnsi="Arial" w:eastAsia="Arial" w:cs="Arial"/>
                <w:color w:val="2C2C54"/>
                <w:sz w:val="20"/>
                <w:szCs w:val="20"/>
              </w:rPr>
              <w:t xml:space="preserve">Account Setup &amp; Approval</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EB2C041" wp14:textId="77777777">
            <w:r>
              <w:rPr>
                <w:rFonts w:ascii="Arial" w:hAnsi="Arial" w:eastAsia="Arial" w:cs="Arial"/>
                <w:color w:val="2C2C54"/>
                <w:sz w:val="20"/>
                <w:szCs w:val="20"/>
                <w:lang w:val="en-US"/>
              </w:rPr>
              <w:t>Product Onboarding Agents trigger account creation via MCP-connected product systems upon all checks passing. Human approval required for high-value accounts.</w:t>
            </w:r>
          </w:p>
        </w:tc>
      </w:tr>
      <w:tr xmlns:wp14="http://schemas.microsoft.com/office/word/2010/wordml" w:rsidTr="4A8501E8" w14:paraId="6043B8F2" wp14:textId="77777777">
        <w:tc>
          <w:tcPr>
            <w:tcW w:w="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44B0A208" wp14:textId="77777777">
            <w:r>
              <w:rPr>
                <w:rFonts w:ascii="Arial" w:hAnsi="Arial" w:eastAsia="Arial" w:cs="Arial"/>
                <w:color w:val="2C2C54"/>
                <w:sz w:val="20"/>
                <w:szCs w:val="20"/>
              </w:rPr>
              <w:t xml:space="preserve">8</w:t>
            </w:r>
          </w:p>
        </w:tc>
        <w:tc>
          <w:tcPr>
            <w:tcW w:w="22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9406710" wp14:textId="77777777">
            <w:r>
              <w:rPr>
                <w:rFonts w:ascii="Arial" w:hAnsi="Arial" w:eastAsia="Arial" w:cs="Arial"/>
                <w:color w:val="2C2C54"/>
                <w:sz w:val="20"/>
                <w:szCs w:val="20"/>
              </w:rPr>
              <w:t xml:space="preserve">Client Notification &amp; Completion</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193DA19" wp14:textId="77777777">
            <w:r>
              <w:rPr>
                <w:rFonts w:ascii="Arial" w:hAnsi="Arial" w:eastAsia="Arial" w:cs="Arial"/>
                <w:color w:val="2C2C54"/>
                <w:sz w:val="20"/>
                <w:szCs w:val="20"/>
                <w:lang w:val="en-US"/>
              </w:rPr>
              <w:t>Notification Agent sends personalised completion communications. Customer Service Agent delivers a conversational summary. All accounts activated.</w:t>
            </w:r>
          </w:p>
        </w:tc>
      </w:tr>
    </w:tbl>
    <w:p xmlns:wp14="http://schemas.microsoft.com/office/word/2010/wordml" w14:paraId="1299C43A" wp14:textId="77777777">
      <w:r>
        <w:br w:type="page"/>
      </w:r>
    </w:p>
    <w:p xmlns:wp14="http://schemas.microsoft.com/office/word/2010/wordml" w14:paraId="46342C11" wp14:textId="77777777">
      <w:pPr>
        <w:pStyle w:val="Heading1"/>
        <w:spacing w:before="360" w:after="160"/>
      </w:pPr>
      <w:r>
        <w:rPr>
          <w:rFonts w:ascii="Arial" w:hAnsi="Arial" w:eastAsia="Arial" w:cs="Arial"/>
          <w:b/>
          <w:bCs/>
          <w:color w:val="1F4E79"/>
          <w:sz w:val="32"/>
          <w:szCs w:val="32"/>
        </w:rPr>
        <w:t xml:space="preserve">9. Technical Architecture &amp; Stack</w:t>
      </w:r>
    </w:p>
    <w:p xmlns:wp14="http://schemas.microsoft.com/office/word/2010/wordml" w14:paraId="0C4B7543" wp14:textId="77777777">
      <w:pPr>
        <w:pStyle w:val="Heading2"/>
        <w:spacing w:before="280" w:after="120"/>
      </w:pPr>
      <w:r>
        <w:rPr>
          <w:rFonts w:ascii="Arial" w:hAnsi="Arial" w:eastAsia="Arial" w:cs="Arial"/>
          <w:b w:val="1"/>
          <w:bCs w:val="1"/>
          <w:color w:val="2E75B6"/>
          <w:sz w:val="26"/>
          <w:szCs w:val="26"/>
          <w:lang w:val="en-US"/>
        </w:rPr>
        <w:t>9.1  Architecture Layers</w:t>
      </w:r>
    </w:p>
    <w:p xmlns:wp14="http://schemas.microsoft.com/office/word/2010/wordml" w14:paraId="2C10B9E7" wp14:textId="77777777">
      <w:pPr>
        <w:pStyle w:val="ListParagraph"/>
        <w:numPr>
          <w:ilvl w:val="0"/>
          <w:numId w:val="2"/>
        </w:numPr>
        <w:spacing w:before="40" w:after="40"/>
        <w:rPr/>
      </w:pPr>
      <w:r>
        <w:rPr>
          <w:rFonts w:ascii="Arial" w:hAnsi="Arial" w:eastAsia="Arial" w:cs="Arial"/>
          <w:color w:val="2C2C54"/>
          <w:sz w:val="22"/>
          <w:szCs w:val="22"/>
          <w:lang w:val="en-US"/>
        </w:rPr>
        <w:t>Presentation Layer: React-based web portal + mobile-responsive. Conversational UI component with streaming responses.</w:t>
      </w:r>
    </w:p>
    <w:p xmlns:wp14="http://schemas.microsoft.com/office/word/2010/wordml" w14:paraId="2F245F5C" wp14:textId="77777777">
      <w:pPr>
        <w:pStyle w:val="ListParagraph"/>
        <w:numPr>
          <w:ilvl w:val="0"/>
          <w:numId w:val="2"/>
        </w:numPr>
        <w:spacing w:before="40" w:after="40"/>
        <w:rPr/>
      </w:pPr>
      <w:r>
        <w:rPr>
          <w:rFonts w:ascii="Arial" w:hAnsi="Arial" w:eastAsia="Arial" w:cs="Arial"/>
          <w:color w:val="2C2C54"/>
          <w:sz w:val="22"/>
          <w:szCs w:val="22"/>
          <w:lang w:val="en-US"/>
        </w:rPr>
        <w:t>Agent Orchestration Layer: Multi-agent framework (LangGraph / AutoGen / custom CADF orchestrator). Event-driven A2A message bus (Redis Streams or NATS).</w:t>
      </w:r>
    </w:p>
    <w:p xmlns:wp14="http://schemas.microsoft.com/office/word/2010/wordml" w14:paraId="02F489CC" wp14:textId="77777777">
      <w:pPr>
        <w:pStyle w:val="ListParagraph"/>
        <w:numPr>
          <w:ilvl w:val="0"/>
          <w:numId w:val="2"/>
        </w:numPr>
        <w:spacing w:before="40" w:after="40"/>
      </w:pPr>
      <w:r>
        <w:rPr>
          <w:rFonts w:ascii="Arial" w:hAnsi="Arial" w:eastAsia="Arial" w:cs="Arial"/>
          <w:color w:val="2C2C54"/>
          <w:sz w:val="22"/>
          <w:szCs w:val="22"/>
        </w:rPr>
        <w:t xml:space="preserve">Model Layer: LLM backbone (Claude / GPT-4) with function calling for agent skill invocation. Fine-tuned prompt templates per agent role.</w:t>
      </w:r>
    </w:p>
    <w:p xmlns:wp14="http://schemas.microsoft.com/office/word/2010/wordml" w14:paraId="1C0781A6" wp14:textId="77777777">
      <w:pPr>
        <w:pStyle w:val="ListParagraph"/>
        <w:numPr>
          <w:ilvl w:val="0"/>
          <w:numId w:val="2"/>
        </w:numPr>
        <w:spacing w:before="40" w:after="40"/>
      </w:pPr>
      <w:r>
        <w:rPr>
          <w:rFonts w:ascii="Arial" w:hAnsi="Arial" w:eastAsia="Arial" w:cs="Arial"/>
          <w:color w:val="2C2C54"/>
          <w:sz w:val="22"/>
          <w:szCs w:val="22"/>
        </w:rPr>
        <w:t xml:space="preserve">Integration Layer: MCP server implementations for each enterprise system connector. RESTful and event-driven integration patterns.</w:t>
      </w:r>
    </w:p>
    <w:p xmlns:wp14="http://schemas.microsoft.com/office/word/2010/wordml" w14:paraId="62109977" wp14:textId="77777777">
      <w:pPr>
        <w:pStyle w:val="ListParagraph"/>
        <w:numPr>
          <w:ilvl w:val="0"/>
          <w:numId w:val="2"/>
        </w:numPr>
        <w:spacing w:before="40" w:after="40"/>
      </w:pPr>
      <w:r>
        <w:rPr>
          <w:rFonts w:ascii="Arial" w:hAnsi="Arial" w:eastAsia="Arial" w:cs="Arial"/>
          <w:color w:val="2C2C54"/>
          <w:sz w:val="22"/>
          <w:szCs w:val="22"/>
        </w:rPr>
        <w:t xml:space="preserve">Data Layer: Shared client context store (PostgreSQL + Redis). Document storage (S3-compatible). Audit log (append-only event store).</w:t>
      </w:r>
    </w:p>
    <w:p xmlns:wp14="http://schemas.microsoft.com/office/word/2010/wordml" w14:paraId="4E4F57C4" wp14:textId="77777777">
      <w:pPr>
        <w:pStyle w:val="ListParagraph"/>
        <w:numPr>
          <w:ilvl w:val="0"/>
          <w:numId w:val="2"/>
        </w:numPr>
        <w:spacing w:before="40" w:after="40"/>
      </w:pPr>
      <w:r>
        <w:rPr>
          <w:rFonts w:ascii="Arial" w:hAnsi="Arial" w:eastAsia="Arial" w:cs="Arial"/>
          <w:color w:val="2C2C54"/>
          <w:sz w:val="22"/>
          <w:szCs w:val="22"/>
        </w:rPr>
        <w:t xml:space="preserve">Security Layer: OAuth 2.0 / OIDC for authentication. Role-based access control per agent and user type. End-to-end encryption for PII.</w:t>
      </w:r>
    </w:p>
    <w:p xmlns:wp14="http://schemas.microsoft.com/office/word/2010/wordml" w14:paraId="6A3DB5BD" wp14:textId="77777777">
      <w:pPr>
        <w:pStyle w:val="Heading2"/>
        <w:spacing w:before="280" w:after="120"/>
      </w:pPr>
      <w:r>
        <w:rPr>
          <w:rFonts w:ascii="Arial" w:hAnsi="Arial" w:eastAsia="Arial" w:cs="Arial"/>
          <w:b w:val="1"/>
          <w:bCs w:val="1"/>
          <w:color w:val="2E75B6"/>
          <w:sz w:val="26"/>
          <w:szCs w:val="26"/>
          <w:lang w:val="en-US"/>
        </w:rPr>
        <w:t>9.2  Key Technical Demonstrations</w:t>
      </w:r>
    </w:p>
    <w:p xmlns:wp14="http://schemas.microsoft.com/office/word/2010/wordml" w14:paraId="4DDBEF00"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A8501E8" w14:paraId="04120B9F" wp14:textId="77777777">
        <w:trPr>
          <w:tblHeader/>
        </w:trPr>
        <w:tc>
          <w:tcPr>
            <w:tcW w:w="28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38EB5977" wp14:textId="77777777">
            <w:r>
              <w:rPr>
                <w:rFonts w:ascii="Arial" w:hAnsi="Arial" w:eastAsia="Arial" w:cs="Arial"/>
                <w:b/>
                <w:bCs/>
                <w:color w:val="FFFFFF"/>
                <w:sz w:val="20"/>
                <w:szCs w:val="20"/>
              </w:rPr>
              <w:t xml:space="preserve">Capability</w:t>
            </w:r>
          </w:p>
        </w:tc>
        <w:tc>
          <w:tcPr>
            <w:tcW w:w="656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31FF54C8" wp14:textId="77777777">
            <w:r>
              <w:rPr>
                <w:rFonts w:ascii="Arial" w:hAnsi="Arial" w:eastAsia="Arial" w:cs="Arial"/>
                <w:b/>
                <w:bCs/>
                <w:color w:val="FFFFFF"/>
                <w:sz w:val="20"/>
                <w:szCs w:val="20"/>
              </w:rPr>
              <w:t xml:space="preserve">Description</w:t>
            </w:r>
          </w:p>
        </w:tc>
      </w:tr>
      <w:tr xmlns:wp14="http://schemas.microsoft.com/office/word/2010/wordml" w:rsidTr="4A8501E8" w14:paraId="3F5B7244" wp14:textId="77777777">
        <w:tc>
          <w:tcPr>
            <w:tcW w:w="2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8A2E1AC" wp14:textId="77777777">
            <w:r>
              <w:rPr>
                <w:rFonts w:ascii="Arial" w:hAnsi="Arial" w:eastAsia="Arial" w:cs="Arial"/>
                <w:color w:val="2C2C54"/>
                <w:sz w:val="20"/>
                <w:szCs w:val="20"/>
              </w:rPr>
              <w:t xml:space="preserve">A2A Protocol</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177FC8E" wp14:textId="77777777">
            <w:r>
              <w:rPr>
                <w:rFonts w:ascii="Arial" w:hAnsi="Arial" w:eastAsia="Arial" w:cs="Arial"/>
                <w:color w:val="2C2C54"/>
                <w:sz w:val="20"/>
                <w:szCs w:val="20"/>
              </w:rPr>
              <w:t xml:space="preserve">Live demonstration of structured agent-to-agent task delegation and response handling.</w:t>
            </w:r>
          </w:p>
        </w:tc>
      </w:tr>
      <w:tr xmlns:wp14="http://schemas.microsoft.com/office/word/2010/wordml" w:rsidTr="4A8501E8" w14:paraId="4F298ED7" wp14:textId="77777777">
        <w:tc>
          <w:tcPr>
            <w:tcW w:w="2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714BCE5" wp14:textId="77777777">
            <w:r>
              <w:rPr>
                <w:rFonts w:ascii="Arial" w:hAnsi="Arial" w:eastAsia="Arial" w:cs="Arial"/>
                <w:color w:val="2C2C54"/>
                <w:sz w:val="20"/>
                <w:szCs w:val="20"/>
              </w:rPr>
              <w:t xml:space="preserve">MCP Integration</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0A90DDA" wp14:textId="77777777">
            <w:r>
              <w:rPr>
                <w:rFonts w:ascii="Arial" w:hAnsi="Arial" w:eastAsia="Arial" w:cs="Arial"/>
                <w:color w:val="2C2C54"/>
                <w:sz w:val="20"/>
                <w:szCs w:val="20"/>
                <w:lang w:val="en-US"/>
              </w:rPr>
              <w:t>Real or simulated MCP server connections demonstrating tool discovery and dynamic invocation by agents.</w:t>
            </w:r>
          </w:p>
        </w:tc>
      </w:tr>
      <w:tr xmlns:wp14="http://schemas.microsoft.com/office/word/2010/wordml" w:rsidTr="4A8501E8" w14:paraId="3654947C" wp14:textId="77777777">
        <w:tc>
          <w:tcPr>
            <w:tcW w:w="2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5AE4532" wp14:textId="77777777">
            <w:r>
              <w:rPr>
                <w:rFonts w:ascii="Arial" w:hAnsi="Arial" w:eastAsia="Arial" w:cs="Arial"/>
                <w:color w:val="2C2C54"/>
                <w:sz w:val="20"/>
                <w:szCs w:val="20"/>
              </w:rPr>
              <w:t xml:space="preserve">Skills Framework</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1BDD910" wp14:textId="77777777">
            <w:r>
              <w:rPr>
                <w:rFonts w:ascii="Arial" w:hAnsi="Arial" w:eastAsia="Arial" w:cs="Arial"/>
                <w:color w:val="2C2C54"/>
                <w:sz w:val="20"/>
                <w:szCs w:val="20"/>
              </w:rPr>
              <w:t xml:space="preserve">Demonstration of shared, reusable skill invocation across multiple agent types.</w:t>
            </w:r>
          </w:p>
        </w:tc>
      </w:tr>
      <w:tr xmlns:wp14="http://schemas.microsoft.com/office/word/2010/wordml" w:rsidTr="4A8501E8" w14:paraId="22869C8A" wp14:textId="77777777">
        <w:tc>
          <w:tcPr>
            <w:tcW w:w="2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A8CDA27" wp14:textId="77777777">
            <w:r>
              <w:rPr>
                <w:rFonts w:ascii="Arial" w:hAnsi="Arial" w:eastAsia="Arial" w:cs="Arial"/>
                <w:color w:val="2C2C54"/>
                <w:sz w:val="20"/>
                <w:szCs w:val="20"/>
              </w:rPr>
              <w:t xml:space="preserve">Parallel Workflow Execution</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B2B725B" wp14:textId="77777777">
            <w:r>
              <w:rPr>
                <w:rFonts w:ascii="Arial" w:hAnsi="Arial" w:eastAsia="Arial" w:cs="Arial"/>
                <w:color w:val="2C2C54"/>
                <w:sz w:val="20"/>
                <w:szCs w:val="20"/>
                <w:lang w:val="en-US"/>
              </w:rPr>
              <w:t>Live visualisation of concurrent product onboarding tracks progressing simultaneously.</w:t>
            </w:r>
          </w:p>
        </w:tc>
      </w:tr>
      <w:tr xmlns:wp14="http://schemas.microsoft.com/office/word/2010/wordml" w:rsidTr="4A8501E8" w14:paraId="14F0948D" wp14:textId="77777777">
        <w:tc>
          <w:tcPr>
            <w:tcW w:w="2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734742E" wp14:textId="77777777">
            <w:r>
              <w:rPr>
                <w:rFonts w:ascii="Arial" w:hAnsi="Arial" w:eastAsia="Arial" w:cs="Arial"/>
                <w:color w:val="2C2C54"/>
                <w:sz w:val="20"/>
                <w:szCs w:val="20"/>
              </w:rPr>
              <w:t xml:space="preserve">Human-in-the-Loop</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3EF44C2" wp14:textId="77777777">
            <w:r>
              <w:rPr>
                <w:rFonts w:ascii="Arial" w:hAnsi="Arial" w:eastAsia="Arial" w:cs="Arial"/>
                <w:color w:val="2C2C54"/>
                <w:sz w:val="20"/>
                <w:szCs w:val="20"/>
              </w:rPr>
              <w:t xml:space="preserve">Demo scenario where a compliance flag triggers structured escalation to a human operator.</w:t>
            </w:r>
          </w:p>
        </w:tc>
      </w:tr>
      <w:tr xmlns:wp14="http://schemas.microsoft.com/office/word/2010/wordml" w:rsidTr="4A8501E8" w14:paraId="3B4E6D37" wp14:textId="77777777">
        <w:tc>
          <w:tcPr>
            <w:tcW w:w="2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4D598CA" wp14:textId="77777777">
            <w:r>
              <w:rPr>
                <w:rFonts w:ascii="Arial" w:hAnsi="Arial" w:eastAsia="Arial" w:cs="Arial"/>
                <w:color w:val="2C2C54"/>
                <w:sz w:val="20"/>
                <w:szCs w:val="20"/>
              </w:rPr>
              <w:t xml:space="preserve">Conversational AI</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ABB120E" wp14:textId="77777777">
            <w:r>
              <w:rPr>
                <w:rFonts w:ascii="Arial" w:hAnsi="Arial" w:eastAsia="Arial" w:cs="Arial"/>
                <w:color w:val="2C2C54"/>
                <w:sz w:val="20"/>
                <w:szCs w:val="20"/>
              </w:rPr>
              <w:t xml:space="preserve">End-to-end natural language onboarding conversation with contextual memory and dynamic adaptation.</w:t>
            </w:r>
          </w:p>
        </w:tc>
      </w:tr>
      <w:tr xmlns:wp14="http://schemas.microsoft.com/office/word/2010/wordml" w:rsidTr="4A8501E8" w14:paraId="7ED1C809" wp14:textId="77777777">
        <w:tc>
          <w:tcPr>
            <w:tcW w:w="2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4465278" wp14:textId="77777777">
            <w:r>
              <w:rPr>
                <w:rFonts w:ascii="Arial" w:hAnsi="Arial" w:eastAsia="Arial" w:cs="Arial"/>
                <w:color w:val="2C2C54"/>
                <w:sz w:val="20"/>
                <w:szCs w:val="20"/>
              </w:rPr>
              <w:t xml:space="preserve">AI Completeness Validation</w:t>
            </w:r>
          </w:p>
        </w:tc>
        <w:tc>
          <w:tcPr>
            <w:tcW w:w="65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C3CA92A" wp14:textId="77777777">
            <w:r>
              <w:rPr>
                <w:rFonts w:ascii="Arial" w:hAnsi="Arial" w:eastAsia="Arial" w:cs="Arial"/>
                <w:color w:val="2C2C54"/>
                <w:sz w:val="20"/>
                <w:szCs w:val="20"/>
              </w:rPr>
              <w:t xml:space="preserve">LLM-powered document scoring with pass/warn/fail findings and editable validation prompts.</w:t>
            </w:r>
          </w:p>
        </w:tc>
      </w:tr>
      <w:tr xmlns:wp14="http://schemas.microsoft.com/office/word/2010/wordml" w:rsidTr="4A8501E8" w14:paraId="7F048036" wp14:textId="77777777">
        <w:tc>
          <w:tcPr>
            <w:tcW w:w="2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F149184" wp14:textId="77777777">
            <w:r>
              <w:rPr>
                <w:rFonts w:ascii="Arial" w:hAnsi="Arial" w:eastAsia="Arial" w:cs="Arial"/>
                <w:color w:val="2C2C54"/>
                <w:sz w:val="20"/>
                <w:szCs w:val="20"/>
              </w:rPr>
              <w:t xml:space="preserve">Version Change Detection</w:t>
            </w:r>
          </w:p>
        </w:tc>
        <w:tc>
          <w:tcPr>
            <w:tcW w:w="65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88E3FE1" wp14:textId="77777777">
            <w:r>
              <w:rPr>
                <w:rFonts w:ascii="Arial" w:hAnsi="Arial" w:eastAsia="Arial" w:cs="Arial"/>
                <w:color w:val="2C2C54"/>
                <w:sz w:val="20"/>
                <w:szCs w:val="20"/>
                <w:lang w:val="en-US"/>
              </w:rPr>
              <w:t>Structured diff of document revisions showing added, modified, removed, and unchanged sections.</w:t>
            </w:r>
          </w:p>
        </w:tc>
      </w:tr>
    </w:tbl>
    <w:p xmlns:wp14="http://schemas.microsoft.com/office/word/2010/wordml" w14:paraId="3461D779" wp14:textId="77777777">
      <w:r>
        <w:br w:type="page"/>
      </w:r>
    </w:p>
    <w:p xmlns:wp14="http://schemas.microsoft.com/office/word/2010/wordml" w14:paraId="21F073CC" wp14:textId="77777777">
      <w:pPr>
        <w:pStyle w:val="Heading1"/>
        <w:spacing w:before="360" w:after="160"/>
      </w:pPr>
      <w:r>
        <w:rPr>
          <w:rFonts w:ascii="Arial" w:hAnsi="Arial" w:eastAsia="Arial" w:cs="Arial"/>
          <w:b/>
          <w:bCs/>
          <w:color w:val="1F4E79"/>
          <w:sz w:val="32"/>
          <w:szCs w:val="32"/>
        </w:rPr>
        <w:t xml:space="preserve">10. Business Requirements (BRD)</w:t>
      </w:r>
    </w:p>
    <w:p xmlns:wp14="http://schemas.microsoft.com/office/word/2010/wordml" w14:paraId="31982D32" wp14:textId="77777777">
      <w:pPr>
        <w:pStyle w:val="Heading2"/>
        <w:spacing w:before="280" w:after="120"/>
      </w:pPr>
      <w:r>
        <w:rPr>
          <w:rFonts w:ascii="Arial" w:hAnsi="Arial" w:eastAsia="Arial" w:cs="Arial"/>
          <w:b w:val="1"/>
          <w:bCs w:val="1"/>
          <w:color w:val="2E75B6"/>
          <w:sz w:val="26"/>
          <w:szCs w:val="26"/>
          <w:lang w:val="en-US"/>
        </w:rPr>
        <w:t>10.1  Functional Requirements</w:t>
      </w:r>
    </w:p>
    <w:p xmlns:wp14="http://schemas.microsoft.com/office/word/2010/wordml" w14:paraId="7EF386E4" wp14:textId="77777777">
      <w:pPr>
        <w:pStyle w:val="Heading3"/>
        <w:spacing w:before="200" w:after="100"/>
      </w:pPr>
      <w:r>
        <w:rPr>
          <w:rFonts w:ascii="Arial" w:hAnsi="Arial" w:eastAsia="Arial" w:cs="Arial"/>
          <w:b/>
          <w:bCs/>
          <w:color w:val="1A1A2E"/>
          <w:sz w:val="22"/>
          <w:szCs w:val="22"/>
        </w:rPr>
        <w:t xml:space="preserve">FR-01: Multi-Product Parallel Onboarding</w:t>
      </w:r>
    </w:p>
    <w:p xmlns:wp14="http://schemas.microsoft.com/office/word/2010/wordml" w14:paraId="03BA6995" wp14:textId="77777777">
      <w:pPr>
        <w:pStyle w:val="ListParagraph"/>
        <w:numPr>
          <w:ilvl w:val="0"/>
          <w:numId w:val="2"/>
        </w:numPr>
        <w:spacing w:before="40" w:after="40"/>
        <w:rPr/>
      </w:pPr>
      <w:r>
        <w:rPr>
          <w:rFonts w:ascii="Arial" w:hAnsi="Arial" w:eastAsia="Arial" w:cs="Arial"/>
          <w:color w:val="2C2C54"/>
          <w:sz w:val="22"/>
          <w:szCs w:val="22"/>
          <w:lang w:val="en-US"/>
        </w:rPr>
        <w:t>The system shall enable a client to initiate onboarding for two or more wealth management products in a single session.</w:t>
      </w:r>
    </w:p>
    <w:p xmlns:wp14="http://schemas.microsoft.com/office/word/2010/wordml" w14:paraId="7910C89D" wp14:textId="77777777">
      <w:pPr>
        <w:pStyle w:val="ListParagraph"/>
        <w:numPr>
          <w:ilvl w:val="0"/>
          <w:numId w:val="2"/>
        </w:numPr>
        <w:spacing w:before="40" w:after="40"/>
        <w:rPr/>
      </w:pPr>
      <w:r>
        <w:rPr>
          <w:rFonts w:ascii="Arial" w:hAnsi="Arial" w:eastAsia="Arial" w:cs="Arial"/>
          <w:color w:val="2C2C54"/>
          <w:sz w:val="22"/>
          <w:szCs w:val="22"/>
          <w:lang w:val="en-US"/>
        </w:rPr>
        <w:t>All product onboarding tracks shall execute in parallel once common data collection is complete.</w:t>
      </w:r>
    </w:p>
    <w:p xmlns:wp14="http://schemas.microsoft.com/office/word/2010/wordml" w14:paraId="6900572E" wp14:textId="77777777">
      <w:pPr>
        <w:pStyle w:val="ListParagraph"/>
        <w:numPr>
          <w:ilvl w:val="0"/>
          <w:numId w:val="2"/>
        </w:numPr>
        <w:spacing w:before="40" w:after="40"/>
      </w:pPr>
      <w:r>
        <w:rPr>
          <w:rFonts w:ascii="Arial" w:hAnsi="Arial" w:eastAsia="Arial" w:cs="Arial"/>
          <w:color w:val="2C2C54"/>
          <w:sz w:val="22"/>
          <w:szCs w:val="22"/>
        </w:rPr>
        <w:t xml:space="preserve">Compliance outputs (KYC/AML) shall be shared across all active product tracks without duplication.</w:t>
      </w:r>
    </w:p>
    <w:p xmlns:wp14="http://schemas.microsoft.com/office/word/2010/wordml" w14:paraId="026FF9D7" wp14:textId="77777777">
      <w:pPr>
        <w:pStyle w:val="Heading3"/>
        <w:spacing w:before="200" w:after="100"/>
      </w:pPr>
      <w:r>
        <w:rPr>
          <w:rFonts w:ascii="Arial" w:hAnsi="Arial" w:eastAsia="Arial" w:cs="Arial"/>
          <w:b/>
          <w:bCs/>
          <w:color w:val="1A1A2E"/>
          <w:sz w:val="22"/>
          <w:szCs w:val="22"/>
        </w:rPr>
        <w:t xml:space="preserve">FR-02: Conversational Client Interface</w:t>
      </w:r>
    </w:p>
    <w:p xmlns:wp14="http://schemas.microsoft.com/office/word/2010/wordml" w14:paraId="4E297C5E" wp14:textId="77777777">
      <w:pPr>
        <w:pStyle w:val="ListParagraph"/>
        <w:numPr>
          <w:ilvl w:val="0"/>
          <w:numId w:val="2"/>
        </w:numPr>
        <w:spacing w:before="40" w:after="40"/>
      </w:pPr>
      <w:r>
        <w:rPr>
          <w:rFonts w:ascii="Arial" w:hAnsi="Arial" w:eastAsia="Arial" w:cs="Arial"/>
          <w:color w:val="2C2C54"/>
          <w:sz w:val="22"/>
          <w:szCs w:val="22"/>
        </w:rPr>
        <w:t xml:space="preserve">The system shall provide a natural language conversational interface accessible via web and mobile.</w:t>
      </w:r>
    </w:p>
    <w:p xmlns:wp14="http://schemas.microsoft.com/office/word/2010/wordml" w14:paraId="457911AC" wp14:textId="77777777">
      <w:pPr>
        <w:pStyle w:val="ListParagraph"/>
        <w:numPr>
          <w:ilvl w:val="0"/>
          <w:numId w:val="2"/>
        </w:numPr>
        <w:spacing w:before="40" w:after="40"/>
        <w:rPr/>
      </w:pPr>
      <w:r>
        <w:rPr>
          <w:rFonts w:ascii="Arial" w:hAnsi="Arial" w:eastAsia="Arial" w:cs="Arial"/>
          <w:color w:val="2C2C54"/>
          <w:sz w:val="22"/>
          <w:szCs w:val="22"/>
          <w:lang w:val="en-US"/>
        </w:rPr>
        <w:t>The conversational agent shall maintain session context across turns and avoid repeating previously answered questions.</w:t>
      </w:r>
    </w:p>
    <w:p xmlns:wp14="http://schemas.microsoft.com/office/word/2010/wordml" w14:paraId="2B573CE2" wp14:textId="77777777">
      <w:pPr>
        <w:pStyle w:val="ListParagraph"/>
        <w:numPr>
          <w:ilvl w:val="0"/>
          <w:numId w:val="2"/>
        </w:numPr>
        <w:spacing w:before="40" w:after="40"/>
        <w:rPr/>
      </w:pPr>
      <w:r>
        <w:rPr>
          <w:rFonts w:ascii="Arial" w:hAnsi="Arial" w:eastAsia="Arial" w:cs="Arial"/>
          <w:color w:val="2C2C54"/>
          <w:sz w:val="22"/>
          <w:szCs w:val="22"/>
          <w:lang w:val="en-US"/>
        </w:rPr>
        <w:t>The agent shall proactively inform clients of their onboarding status and next required actions.</w:t>
      </w:r>
    </w:p>
    <w:p xmlns:wp14="http://schemas.microsoft.com/office/word/2010/wordml" w14:paraId="757E02BA" wp14:textId="77777777">
      <w:pPr>
        <w:pStyle w:val="Heading3"/>
        <w:spacing w:before="200" w:after="100"/>
      </w:pPr>
      <w:r>
        <w:rPr>
          <w:rFonts w:ascii="Arial" w:hAnsi="Arial" w:eastAsia="Arial" w:cs="Arial"/>
          <w:b/>
          <w:bCs/>
          <w:color w:val="1A1A2E"/>
          <w:sz w:val="22"/>
          <w:szCs w:val="22"/>
        </w:rPr>
        <w:t xml:space="preserve">FR-03: Agent Orchestration</w:t>
      </w:r>
    </w:p>
    <w:p xmlns:wp14="http://schemas.microsoft.com/office/word/2010/wordml" w14:paraId="6AEFC2EC" wp14:textId="77777777">
      <w:pPr>
        <w:pStyle w:val="ListParagraph"/>
        <w:numPr>
          <w:ilvl w:val="0"/>
          <w:numId w:val="2"/>
        </w:numPr>
        <w:spacing w:before="40" w:after="40"/>
        <w:rPr/>
      </w:pPr>
      <w:r>
        <w:rPr>
          <w:rFonts w:ascii="Arial" w:hAnsi="Arial" w:eastAsia="Arial" w:cs="Arial"/>
          <w:color w:val="2C2C54"/>
          <w:sz w:val="22"/>
          <w:szCs w:val="22"/>
          <w:lang w:val="en-US"/>
        </w:rPr>
        <w:t>A Master Orchestrator Agent shall govern the overall workflow, assign tasks to sub-agents, and monitor completion.</w:t>
      </w:r>
    </w:p>
    <w:p xmlns:wp14="http://schemas.microsoft.com/office/word/2010/wordml" w14:paraId="0F4E1DB5" wp14:textId="77777777">
      <w:pPr>
        <w:pStyle w:val="ListParagraph"/>
        <w:numPr>
          <w:ilvl w:val="0"/>
          <w:numId w:val="2"/>
        </w:numPr>
        <w:spacing w:before="40" w:after="40"/>
      </w:pPr>
      <w:r>
        <w:rPr>
          <w:rFonts w:ascii="Arial" w:hAnsi="Arial" w:eastAsia="Arial" w:cs="Arial"/>
          <w:color w:val="2C2C54"/>
          <w:sz w:val="22"/>
          <w:szCs w:val="22"/>
        </w:rPr>
        <w:t xml:space="preserve">All agent task assignments and completions shall be logged with timestamps and agent identifiers.</w:t>
      </w:r>
    </w:p>
    <w:p xmlns:wp14="http://schemas.microsoft.com/office/word/2010/wordml" w14:paraId="1D0EAE97" wp14:textId="77777777">
      <w:pPr>
        <w:pStyle w:val="ListParagraph"/>
        <w:numPr>
          <w:ilvl w:val="0"/>
          <w:numId w:val="2"/>
        </w:numPr>
        <w:spacing w:before="40" w:after="40"/>
      </w:pPr>
      <w:r>
        <w:rPr>
          <w:rFonts w:ascii="Arial" w:hAnsi="Arial" w:eastAsia="Arial" w:cs="Arial"/>
          <w:color w:val="2C2C54"/>
          <w:sz w:val="22"/>
          <w:szCs w:val="22"/>
        </w:rPr>
        <w:t xml:space="preserve">The orchestrator shall handle agent failure gracefully with retry logic and escalation pathways.</w:t>
      </w:r>
    </w:p>
    <w:p xmlns:wp14="http://schemas.microsoft.com/office/word/2010/wordml" w14:paraId="7A6D7635" wp14:textId="77777777">
      <w:pPr>
        <w:pStyle w:val="Heading3"/>
        <w:spacing w:before="200" w:after="100"/>
      </w:pPr>
      <w:r>
        <w:rPr>
          <w:rFonts w:ascii="Arial" w:hAnsi="Arial" w:eastAsia="Arial" w:cs="Arial"/>
          <w:b/>
          <w:bCs/>
          <w:color w:val="1A1A2E"/>
          <w:sz w:val="22"/>
          <w:szCs w:val="22"/>
        </w:rPr>
        <w:t xml:space="preserve">FR-04: Compliance &amp; KYC</w:t>
      </w:r>
    </w:p>
    <w:p xmlns:wp14="http://schemas.microsoft.com/office/word/2010/wordml" w14:paraId="3C5A8100" wp14:textId="77777777">
      <w:pPr>
        <w:pStyle w:val="ListParagraph"/>
        <w:numPr>
          <w:ilvl w:val="0"/>
          <w:numId w:val="2"/>
        </w:numPr>
        <w:spacing w:before="40" w:after="40"/>
      </w:pPr>
      <w:r>
        <w:rPr>
          <w:rFonts w:ascii="Arial" w:hAnsi="Arial" w:eastAsia="Arial" w:cs="Arial"/>
          <w:color w:val="2C2C54"/>
          <w:sz w:val="22"/>
          <w:szCs w:val="22"/>
        </w:rPr>
        <w:t xml:space="preserve">The KYC &amp; Compliance Agent shall integrate with at least one identity verification service via MCP.</w:t>
      </w:r>
    </w:p>
    <w:p xmlns:wp14="http://schemas.microsoft.com/office/word/2010/wordml" w14:paraId="5F67A676" wp14:textId="77777777">
      <w:pPr>
        <w:pStyle w:val="ListParagraph"/>
        <w:numPr>
          <w:ilvl w:val="0"/>
          <w:numId w:val="2"/>
        </w:numPr>
        <w:spacing w:before="40" w:after="40"/>
      </w:pPr>
      <w:r>
        <w:rPr>
          <w:rFonts w:ascii="Arial" w:hAnsi="Arial" w:eastAsia="Arial" w:cs="Arial"/>
          <w:color w:val="2C2C54"/>
          <w:sz w:val="22"/>
          <w:szCs w:val="22"/>
        </w:rPr>
        <w:t xml:space="preserve">The system shall support configurable human-in-the-loop checkpoints for high-risk client profiles.</w:t>
      </w:r>
    </w:p>
    <w:p xmlns:wp14="http://schemas.microsoft.com/office/word/2010/wordml" w14:paraId="2369F85A" wp14:textId="77777777">
      <w:pPr>
        <w:pStyle w:val="ListParagraph"/>
        <w:numPr>
          <w:ilvl w:val="0"/>
          <w:numId w:val="2"/>
        </w:numPr>
        <w:spacing w:before="40" w:after="40"/>
      </w:pPr>
      <w:r>
        <w:rPr>
          <w:rFonts w:ascii="Arial" w:hAnsi="Arial" w:eastAsia="Arial" w:cs="Arial"/>
          <w:color w:val="2C2C54"/>
          <w:sz w:val="22"/>
          <w:szCs w:val="22"/>
        </w:rPr>
        <w:t xml:space="preserve">All compliance decisions (automated or human) shall be logged with supporting evidence for audit purposes.</w:t>
      </w:r>
    </w:p>
    <w:p xmlns:wp14="http://schemas.microsoft.com/office/word/2010/wordml" w14:paraId="2BCEDFCD" wp14:textId="77777777">
      <w:pPr>
        <w:pStyle w:val="Heading3"/>
        <w:spacing w:before="200" w:after="100"/>
      </w:pPr>
      <w:r>
        <w:rPr>
          <w:rFonts w:ascii="Arial" w:hAnsi="Arial" w:eastAsia="Arial" w:cs="Arial"/>
          <w:b/>
          <w:bCs/>
          <w:color w:val="1A1A2E"/>
          <w:sz w:val="22"/>
          <w:szCs w:val="22"/>
        </w:rPr>
        <w:t xml:space="preserve">FR-05: Contact Centre Interface</w:t>
      </w:r>
    </w:p>
    <w:p xmlns:wp14="http://schemas.microsoft.com/office/word/2010/wordml" w14:paraId="0C5CD4D0" wp14:textId="77777777">
      <w:pPr>
        <w:pStyle w:val="ListParagraph"/>
        <w:numPr>
          <w:ilvl w:val="0"/>
          <w:numId w:val="2"/>
        </w:numPr>
        <w:spacing w:before="40" w:after="40"/>
        <w:rPr/>
      </w:pPr>
      <w:r>
        <w:rPr>
          <w:rFonts w:ascii="Arial" w:hAnsi="Arial" w:eastAsia="Arial" w:cs="Arial"/>
          <w:color w:val="2C2C54"/>
          <w:sz w:val="22"/>
          <w:szCs w:val="22"/>
          <w:lang w:val="en-US"/>
        </w:rPr>
        <w:t>Contact centre representatives shall have access to a real-time unified onboarding status dashboard.</w:t>
      </w:r>
    </w:p>
    <w:p xmlns:wp14="http://schemas.microsoft.com/office/word/2010/wordml" w14:paraId="1FAF36A5" wp14:textId="77777777">
      <w:pPr>
        <w:pStyle w:val="ListParagraph"/>
        <w:numPr>
          <w:ilvl w:val="0"/>
          <w:numId w:val="2"/>
        </w:numPr>
        <w:spacing w:before="40" w:after="40"/>
      </w:pPr>
      <w:r>
        <w:rPr>
          <w:rFonts w:ascii="Arial" w:hAnsi="Arial" w:eastAsia="Arial" w:cs="Arial"/>
          <w:color w:val="2C2C54"/>
          <w:sz w:val="22"/>
          <w:szCs w:val="22"/>
        </w:rPr>
        <w:t xml:space="preserve">The system shall generate AI-powered call summaries and recommended actions for active client cases.</w:t>
      </w:r>
    </w:p>
    <w:p xmlns:wp14="http://schemas.microsoft.com/office/word/2010/wordml" w14:paraId="1DF921B6" wp14:textId="77777777">
      <w:pPr>
        <w:pStyle w:val="ListParagraph"/>
        <w:numPr>
          <w:ilvl w:val="0"/>
          <w:numId w:val="2"/>
        </w:numPr>
        <w:spacing w:before="40" w:after="40"/>
      </w:pPr>
      <w:r>
        <w:rPr>
          <w:rFonts w:ascii="Arial" w:hAnsi="Arial" w:eastAsia="Arial" w:cs="Arial"/>
          <w:color w:val="2C2C54"/>
          <w:sz w:val="22"/>
          <w:szCs w:val="22"/>
        </w:rPr>
        <w:t xml:space="preserve">Representatives shall be able to trigger agent actions and document interactions via the interface.</w:t>
      </w:r>
    </w:p>
    <w:p xmlns:wp14="http://schemas.microsoft.com/office/word/2010/wordml" w14:paraId="51903563" wp14:textId="77777777">
      <w:pPr>
        <w:pStyle w:val="Heading3"/>
        <w:spacing w:before="200" w:after="100"/>
      </w:pPr>
      <w:r>
        <w:rPr>
          <w:rFonts w:ascii="Arial" w:hAnsi="Arial" w:eastAsia="Arial" w:cs="Arial"/>
          <w:b/>
          <w:bCs/>
          <w:color w:val="1A1A2E"/>
          <w:sz w:val="22"/>
          <w:szCs w:val="22"/>
        </w:rPr>
        <w:t xml:space="preserve">FR-06: Document Intelligence</w:t>
      </w:r>
    </w:p>
    <w:p xmlns:wp14="http://schemas.microsoft.com/office/word/2010/wordml" w14:paraId="01E040BC" wp14:textId="77777777">
      <w:pPr>
        <w:pStyle w:val="ListParagraph"/>
        <w:numPr>
          <w:ilvl w:val="0"/>
          <w:numId w:val="2"/>
        </w:numPr>
        <w:spacing w:before="40" w:after="40"/>
      </w:pPr>
      <w:r>
        <w:rPr>
          <w:rFonts w:ascii="Arial" w:hAnsi="Arial" w:eastAsia="Arial" w:cs="Arial"/>
          <w:color w:val="2C2C54"/>
          <w:sz w:val="22"/>
          <w:szCs w:val="22"/>
        </w:rPr>
        <w:t xml:space="preserve">The system shall accept document uploads in standard formats (PDF, JPEG, PNG).</w:t>
      </w:r>
    </w:p>
    <w:p xmlns:wp14="http://schemas.microsoft.com/office/word/2010/wordml" w14:paraId="44789720" wp14:textId="77777777">
      <w:pPr>
        <w:pStyle w:val="ListParagraph"/>
        <w:numPr>
          <w:ilvl w:val="0"/>
          <w:numId w:val="2"/>
        </w:numPr>
        <w:spacing w:before="40" w:after="40"/>
      </w:pPr>
      <w:r>
        <w:rPr>
          <w:rFonts w:ascii="Arial" w:hAnsi="Arial" w:eastAsia="Arial" w:cs="Arial"/>
          <w:color w:val="2C2C54"/>
          <w:sz w:val="22"/>
          <w:szCs w:val="22"/>
        </w:rPr>
        <w:t xml:space="preserve">The Document Intelligence Agent shall perform OCR extraction, data validation, and status tracking.</w:t>
      </w:r>
    </w:p>
    <w:p xmlns:wp14="http://schemas.microsoft.com/office/word/2010/wordml" w14:paraId="0E5C2CAE" wp14:textId="77777777">
      <w:pPr>
        <w:pStyle w:val="ListParagraph"/>
        <w:numPr>
          <w:ilvl w:val="0"/>
          <w:numId w:val="2"/>
        </w:numPr>
        <w:spacing w:before="40" w:after="40"/>
      </w:pPr>
      <w:r>
        <w:rPr>
          <w:rFonts w:ascii="Arial" w:hAnsi="Arial" w:eastAsia="Arial" w:cs="Arial"/>
          <w:color w:val="2C2C54"/>
          <w:sz w:val="22"/>
          <w:szCs w:val="22"/>
        </w:rPr>
        <w:t xml:space="preserve">Missing or invalid documents shall be flagged conversationally to the client with specific guidance.</w:t>
      </w:r>
    </w:p>
    <w:p xmlns:wp14="http://schemas.microsoft.com/office/word/2010/wordml" w14:paraId="31BE73C7" wp14:textId="77777777">
      <w:pPr>
        <w:pStyle w:val="Heading3"/>
        <w:spacing w:before="200" w:after="100"/>
      </w:pPr>
      <w:r>
        <w:rPr>
          <w:rFonts w:ascii="Arial" w:hAnsi="Arial" w:eastAsia="Arial" w:cs="Arial"/>
          <w:b/>
          <w:bCs/>
          <w:color w:val="1A1A2E"/>
          <w:sz w:val="22"/>
          <w:szCs w:val="22"/>
        </w:rPr>
        <w:t xml:space="preserve">FR-07: Onboarding Workspace</w:t>
      </w:r>
    </w:p>
    <w:p xmlns:wp14="http://schemas.microsoft.com/office/word/2010/wordml" w14:paraId="2217DEE5" wp14:textId="77777777">
      <w:pPr>
        <w:pStyle w:val="ListParagraph"/>
        <w:numPr>
          <w:ilvl w:val="0"/>
          <w:numId w:val="2"/>
        </w:numPr>
        <w:spacing w:before="40" w:after="40"/>
        <w:rPr/>
      </w:pPr>
      <w:r>
        <w:rPr>
          <w:rFonts w:ascii="Arial" w:hAnsi="Arial" w:eastAsia="Arial" w:cs="Arial"/>
          <w:color w:val="2C2C54"/>
          <w:sz w:val="22"/>
          <w:szCs w:val="22"/>
          <w:lang w:val="en-US"/>
        </w:rPr>
        <w:t>The platform shall provide a multi-client workspace with per-client document tracking, progress, and activity history preserved in a persistent left-rail navigation.</w:t>
      </w:r>
    </w:p>
    <w:p xmlns:wp14="http://schemas.microsoft.com/office/word/2010/wordml" w14:paraId="2BD4412B" wp14:textId="77777777">
      <w:pPr>
        <w:pStyle w:val="ListParagraph"/>
        <w:numPr>
          <w:ilvl w:val="0"/>
          <w:numId w:val="2"/>
        </w:numPr>
        <w:spacing w:before="40" w:after="40"/>
        <w:rPr/>
      </w:pPr>
      <w:r>
        <w:rPr>
          <w:rFonts w:ascii="Arial" w:hAnsi="Arial" w:eastAsia="Arial" w:cs="Arial"/>
          <w:color w:val="2C2C54"/>
          <w:sz w:val="22"/>
          <w:szCs w:val="22"/>
          <w:lang w:val="en-US"/>
        </w:rPr>
        <w:t>Documents shall be organised into six categories: Identity, Financial, Legal, Insurance, Compliance, and Entity — each with independent checklists and status tracking.</w:t>
      </w:r>
    </w:p>
    <w:p xmlns:wp14="http://schemas.microsoft.com/office/word/2010/wordml" w14:paraId="4D5B9D4A" wp14:textId="77777777">
      <w:pPr>
        <w:pStyle w:val="ListParagraph"/>
        <w:numPr>
          <w:ilvl w:val="0"/>
          <w:numId w:val="2"/>
        </w:numPr>
        <w:spacing w:before="40" w:after="40"/>
        <w:rPr/>
      </w:pPr>
      <w:r>
        <w:rPr>
          <w:rFonts w:ascii="Arial" w:hAnsi="Arial" w:eastAsia="Arial" w:cs="Arial"/>
          <w:color w:val="2C2C54"/>
          <w:sz w:val="22"/>
          <w:szCs w:val="22"/>
          <w:lang w:val="en-US"/>
        </w:rPr>
        <w:t>The system shall implement a six-state document status workflow: Not Requested, Requested, Received, Under Review, Needs Revision, Approved. Status shall be colour-coded and editable by authorised team members.</w:t>
      </w:r>
    </w:p>
    <w:p xmlns:wp14="http://schemas.microsoft.com/office/word/2010/wordml" w14:paraId="1D015991" wp14:textId="77777777">
      <w:pPr>
        <w:pStyle w:val="ListParagraph"/>
        <w:numPr>
          <w:ilvl w:val="0"/>
          <w:numId w:val="2"/>
        </w:numPr>
        <w:spacing w:before="40" w:after="40"/>
        <w:rPr/>
      </w:pPr>
      <w:r>
        <w:rPr>
          <w:rFonts w:ascii="Arial" w:hAnsi="Arial" w:eastAsia="Arial" w:cs="Arial"/>
          <w:color w:val="2C2C54"/>
          <w:sz w:val="22"/>
          <w:szCs w:val="22"/>
          <w:lang w:val="en-US"/>
        </w:rPr>
        <w:t>Every document shall maintain a threaded activity log with dual-track visibility: internal notes (advisor-only) and client-visible notes (surfaced in client chat).</w:t>
      </w:r>
    </w:p>
    <w:p xmlns:wp14="http://schemas.microsoft.com/office/word/2010/wordml" w14:paraId="73D9FB7E" wp14:textId="77777777">
      <w:pPr>
        <w:pStyle w:val="ListParagraph"/>
        <w:numPr>
          <w:ilvl w:val="0"/>
          <w:numId w:val="2"/>
        </w:numPr>
        <w:spacing w:before="40" w:after="40"/>
      </w:pPr>
      <w:r>
        <w:rPr>
          <w:rFonts w:ascii="Arial" w:hAnsi="Arial" w:eastAsia="Arial" w:cs="Arial"/>
          <w:color w:val="2C2C54"/>
          <w:sz w:val="22"/>
          <w:szCs w:val="22"/>
        </w:rPr>
        <w:t xml:space="preserve">Clients shall be able to upload documents to any category with predefined tag lists relevant to that category.</w:t>
      </w:r>
    </w:p>
    <w:p xmlns:wp14="http://schemas.microsoft.com/office/word/2010/wordml" w14:paraId="236C4F13" wp14:textId="77777777">
      <w:pPr>
        <w:pStyle w:val="ListParagraph"/>
        <w:numPr>
          <w:ilvl w:val="0"/>
          <w:numId w:val="2"/>
        </w:numPr>
        <w:spacing w:before="40" w:after="40"/>
      </w:pPr>
      <w:r>
        <w:rPr>
          <w:rFonts w:ascii="Arial" w:hAnsi="Arial" w:eastAsia="Arial" w:cs="Arial"/>
          <w:color w:val="2C2C54"/>
          <w:sz w:val="22"/>
          <w:szCs w:val="22"/>
        </w:rPr>
        <w:t xml:space="preserve">Deletion of documents shall require a two-step confirmation prompt.</w:t>
      </w:r>
    </w:p>
    <w:p xmlns:wp14="http://schemas.microsoft.com/office/word/2010/wordml" w14:paraId="4D0CEC1C" wp14:textId="77777777">
      <w:pPr>
        <w:pStyle w:val="ListParagraph"/>
        <w:numPr>
          <w:ilvl w:val="0"/>
          <w:numId w:val="2"/>
        </w:numPr>
        <w:spacing w:before="40" w:after="40"/>
      </w:pPr>
      <w:r>
        <w:rPr>
          <w:rFonts w:ascii="Arial" w:hAnsi="Arial" w:eastAsia="Arial" w:cs="Arial"/>
          <w:color w:val="2C2C54"/>
          <w:sz w:val="22"/>
          <w:szCs w:val="22"/>
        </w:rPr>
        <w:t xml:space="preserve">New client document uploads shall generate a count badge on the Client Service Home tab and a pulsing indicator on the document row.</w:t>
      </w:r>
    </w:p>
    <w:p xmlns:wp14="http://schemas.microsoft.com/office/word/2010/wordml" w14:paraId="20FD8E4C" wp14:textId="77777777">
      <w:pPr>
        <w:pStyle w:val="Heading3"/>
        <w:spacing w:before="200" w:after="100"/>
      </w:pPr>
      <w:r>
        <w:rPr>
          <w:rFonts w:ascii="Arial" w:hAnsi="Arial" w:eastAsia="Arial" w:cs="Arial"/>
          <w:b/>
          <w:bCs/>
          <w:color w:val="1A1A2E"/>
          <w:sz w:val="22"/>
          <w:szCs w:val="22"/>
        </w:rPr>
        <w:t xml:space="preserve">FR-08: AI Completeness Validation</w:t>
      </w:r>
    </w:p>
    <w:p xmlns:wp14="http://schemas.microsoft.com/office/word/2010/wordml" w14:paraId="3E765E4A" wp14:textId="77777777">
      <w:pPr>
        <w:pStyle w:val="ListParagraph"/>
        <w:numPr>
          <w:ilvl w:val="0"/>
          <w:numId w:val="2"/>
        </w:numPr>
        <w:spacing w:before="40" w:after="40"/>
      </w:pPr>
      <w:r>
        <w:rPr>
          <w:rFonts w:ascii="Arial" w:hAnsi="Arial" w:eastAsia="Arial" w:cs="Arial"/>
          <w:color w:val="2C2C54"/>
          <w:sz w:val="22"/>
          <w:szCs w:val="22"/>
        </w:rPr>
        <w:t xml:space="preserve">The system shall provide an LLM-powered completeness check for any document, returning pass, warn, and fail findings against configured validation factors.</w:t>
      </w:r>
    </w:p>
    <w:p xmlns:wp14="http://schemas.microsoft.com/office/word/2010/wordml" w14:paraId="6A4E71B6" wp14:textId="77777777">
      <w:pPr>
        <w:pStyle w:val="ListParagraph"/>
        <w:numPr>
          <w:ilvl w:val="0"/>
          <w:numId w:val="2"/>
        </w:numPr>
        <w:spacing w:before="40" w:after="40"/>
      </w:pPr>
      <w:r>
        <w:rPr>
          <w:rFonts w:ascii="Arial" w:hAnsi="Arial" w:eastAsia="Arial" w:cs="Arial"/>
          <w:color w:val="2C2C54"/>
          <w:sz w:val="22"/>
          <w:szCs w:val="22"/>
        </w:rPr>
        <w:t xml:space="preserve">Validation goals and check factors shall be configurable at both category level and document level, prefilled with domain-specific defaults.</w:t>
      </w:r>
    </w:p>
    <w:p xmlns:wp14="http://schemas.microsoft.com/office/word/2010/wordml" w14:paraId="5A302CA6" wp14:textId="77777777">
      <w:pPr>
        <w:pStyle w:val="ListParagraph"/>
        <w:numPr>
          <w:ilvl w:val="0"/>
          <w:numId w:val="2"/>
        </w:numPr>
        <w:spacing w:before="40" w:after="40"/>
      </w:pPr>
      <w:r>
        <w:rPr>
          <w:rFonts w:ascii="Arial" w:hAnsi="Arial" w:eastAsia="Arial" w:cs="Arial"/>
          <w:color w:val="2C2C54"/>
          <w:sz w:val="22"/>
          <w:szCs w:val="22"/>
        </w:rPr>
        <w:t xml:space="preserve">The system shall support multiple LLM providers (OpenAI, Anthropic, Google, and self-hosted models including Llama, Mistral, Qwen).</w:t>
      </w:r>
    </w:p>
    <w:p xmlns:wp14="http://schemas.microsoft.com/office/word/2010/wordml" w14:paraId="55050F46" wp14:textId="77777777">
      <w:pPr>
        <w:pStyle w:val="ListParagraph"/>
        <w:numPr>
          <w:ilvl w:val="0"/>
          <w:numId w:val="2"/>
        </w:numPr>
        <w:spacing w:before="40" w:after="40"/>
        <w:rPr/>
      </w:pPr>
      <w:r>
        <w:rPr>
          <w:rFonts w:ascii="Arial" w:hAnsi="Arial" w:eastAsia="Arial" w:cs="Arial"/>
          <w:color w:val="2C2C54"/>
          <w:sz w:val="22"/>
          <w:szCs w:val="22"/>
          <w:lang w:val="en-US"/>
        </w:rPr>
        <w:t>Deterministic controls shall be exposed for all LLM inference: Temperature, Top-P, Fixed Seed, Frequency Penalty, Presence Penalty, Retry-on-Non-Determinism, and Response Caching with TTL.</w:t>
      </w:r>
    </w:p>
    <w:p xmlns:wp14="http://schemas.microsoft.com/office/word/2010/wordml" w14:paraId="3575C9D9" wp14:textId="77777777">
      <w:pPr>
        <w:pStyle w:val="Heading3"/>
        <w:spacing w:before="200" w:after="100"/>
      </w:pPr>
      <w:r>
        <w:rPr>
          <w:rFonts w:ascii="Arial" w:hAnsi="Arial" w:eastAsia="Arial" w:cs="Arial"/>
          <w:b/>
          <w:bCs/>
          <w:color w:val="1A1A2E"/>
          <w:sz w:val="22"/>
          <w:szCs w:val="22"/>
        </w:rPr>
        <w:t xml:space="preserve">FR-09: Version Change Detection</w:t>
      </w:r>
    </w:p>
    <w:p xmlns:wp14="http://schemas.microsoft.com/office/word/2010/wordml" w14:paraId="269D2330" wp14:textId="77777777">
      <w:pPr>
        <w:pStyle w:val="ListParagraph"/>
        <w:numPr>
          <w:ilvl w:val="0"/>
          <w:numId w:val="2"/>
        </w:numPr>
        <w:spacing w:before="40" w:after="40"/>
        <w:rPr/>
      </w:pPr>
      <w:r>
        <w:rPr>
          <w:rFonts w:ascii="Arial" w:hAnsi="Arial" w:eastAsia="Arial" w:cs="Arial"/>
          <w:color w:val="2C2C54"/>
          <w:sz w:val="22"/>
          <w:szCs w:val="22"/>
          <w:lang w:val="en-US"/>
        </w:rPr>
        <w:t>When a client resubmits a document, the system shall automatically compare the new version against the prior version.</w:t>
      </w:r>
    </w:p>
    <w:p xmlns:wp14="http://schemas.microsoft.com/office/word/2010/wordml" w14:paraId="4574C10F" wp14:textId="77777777">
      <w:pPr>
        <w:pStyle w:val="ListParagraph"/>
        <w:numPr>
          <w:ilvl w:val="0"/>
          <w:numId w:val="2"/>
        </w:numPr>
        <w:spacing w:before="40" w:after="40"/>
        <w:rPr/>
      </w:pPr>
      <w:r>
        <w:rPr>
          <w:rFonts w:ascii="Arial" w:hAnsi="Arial" w:eastAsia="Arial" w:cs="Arial"/>
          <w:color w:val="2C2C54"/>
          <w:sz w:val="22"/>
          <w:szCs w:val="22"/>
          <w:lang w:val="en-US"/>
        </w:rPr>
        <w:t>The comparison result shall surface added, modified, removed, and unchanged sections in a structured diff view.</w:t>
      </w:r>
    </w:p>
    <w:p xmlns:wp14="http://schemas.microsoft.com/office/word/2010/wordml" w14:paraId="6C209193" wp14:textId="77777777">
      <w:pPr>
        <w:pStyle w:val="Heading3"/>
        <w:spacing w:before="200" w:after="100"/>
      </w:pPr>
      <w:r>
        <w:rPr>
          <w:rFonts w:ascii="Arial" w:hAnsi="Arial" w:eastAsia="Arial" w:cs="Arial"/>
          <w:b/>
          <w:bCs/>
          <w:color w:val="1A1A2E"/>
          <w:sz w:val="22"/>
          <w:szCs w:val="22"/>
        </w:rPr>
        <w:t xml:space="preserve">FR-10: Team Attribution &amp; Progress Tracking</w:t>
      </w:r>
    </w:p>
    <w:p xmlns:wp14="http://schemas.microsoft.com/office/word/2010/wordml" w14:paraId="2BDAC9A0" wp14:textId="77777777">
      <w:pPr>
        <w:pStyle w:val="ListParagraph"/>
        <w:numPr>
          <w:ilvl w:val="0"/>
          <w:numId w:val="2"/>
        </w:numPr>
        <w:spacing w:before="40" w:after="40"/>
        <w:rPr/>
      </w:pPr>
      <w:r>
        <w:rPr>
          <w:rFonts w:ascii="Arial" w:hAnsi="Arial" w:eastAsia="Arial" w:cs="Arial"/>
          <w:color w:val="2C2C54"/>
          <w:sz w:val="22"/>
          <w:szCs w:val="22"/>
          <w:lang w:val="en-US"/>
        </w:rPr>
        <w:t>Every comment and status change shall be attributed to a named team member with their designated role (Advisor, Associate, Compliance, Ops), displayed with colour-coded identity.</w:t>
      </w:r>
    </w:p>
    <w:p xmlns:wp14="http://schemas.microsoft.com/office/word/2010/wordml" w14:paraId="112AD646" wp14:textId="77777777">
      <w:pPr>
        <w:pStyle w:val="ListParagraph"/>
        <w:numPr>
          <w:ilvl w:val="0"/>
          <w:numId w:val="2"/>
        </w:numPr>
        <w:spacing w:before="40" w:after="40"/>
        <w:rPr/>
      </w:pPr>
      <w:r>
        <w:rPr>
          <w:rFonts w:ascii="Arial" w:hAnsi="Arial" w:eastAsia="Arial" w:cs="Arial"/>
          <w:color w:val="2C2C54"/>
          <w:sz w:val="22"/>
          <w:szCs w:val="22"/>
          <w:lang w:val="en-US"/>
        </w:rPr>
        <w:t>The workspace shall display per-client, per-category, and overall progress bars showing approval completion in real time.</w:t>
      </w:r>
    </w:p>
    <w:p xmlns:wp14="http://schemas.microsoft.com/office/word/2010/wordml" w14:paraId="14B11050" wp14:textId="77777777">
      <w:pPr>
        <w:pStyle w:val="Heading2"/>
        <w:spacing w:before="280" w:after="120"/>
      </w:pPr>
      <w:r>
        <w:rPr>
          <w:rFonts w:ascii="Arial" w:hAnsi="Arial" w:eastAsia="Arial" w:cs="Arial"/>
          <w:b w:val="1"/>
          <w:bCs w:val="1"/>
          <w:color w:val="2E75B6"/>
          <w:sz w:val="26"/>
          <w:szCs w:val="26"/>
          <w:lang w:val="en-US"/>
        </w:rPr>
        <w:t>10.2  Non-Functional Requirements</w:t>
      </w:r>
    </w:p>
    <w:p xmlns:wp14="http://schemas.microsoft.com/office/word/2010/wordml" w14:paraId="0EDA0080" wp14:textId="77777777">
      <w:pPr>
        <w:pStyle w:val="Heading3"/>
        <w:spacing w:before="200" w:after="100"/>
      </w:pPr>
      <w:r>
        <w:rPr>
          <w:rFonts w:ascii="Arial" w:hAnsi="Arial" w:eastAsia="Arial" w:cs="Arial"/>
          <w:b/>
          <w:bCs/>
          <w:color w:val="1A1A2E"/>
          <w:sz w:val="22"/>
          <w:szCs w:val="22"/>
        </w:rPr>
        <w:t xml:space="preserve">FR-11: Agent Trace Viewer</w:t>
      </w:r>
    </w:p>
    <w:p xmlns:wp14="http://schemas.microsoft.com/office/word/2010/wordml" w14:paraId="48486D5E" wp14:textId="77777777">
      <w:pPr>
        <w:pStyle w:val="ListParagraph"/>
        <w:numPr>
          <w:ilvl w:val="0"/>
          <w:numId w:val="2"/>
        </w:numPr>
        <w:spacing w:before="40" w:after="40"/>
      </w:pPr>
      <w:r>
        <w:rPr>
          <w:rFonts w:ascii="Arial" w:hAnsi="Arial" w:eastAsia="Arial" w:cs="Arial"/>
          <w:color w:val="2C2C54"/>
          <w:sz w:val="22"/>
          <w:szCs w:val="22"/>
        </w:rPr>
        <w:t xml:space="preserve">The platform shall provide a real-time agent trace viewer in the demo and operational UI, displaying live agent messages, task assignments, completions, and escalations as they occur.</w:t>
      </w:r>
    </w:p>
    <w:p xmlns:wp14="http://schemas.microsoft.com/office/word/2010/wordml" w14:paraId="2950AC74" wp14:textId="77777777">
      <w:pPr>
        <w:pStyle w:val="ListParagraph"/>
        <w:numPr>
          <w:ilvl w:val="0"/>
          <w:numId w:val="2"/>
        </w:numPr>
        <w:spacing w:before="40" w:after="40"/>
        <w:rPr/>
      </w:pPr>
      <w:r>
        <w:rPr>
          <w:rFonts w:ascii="Arial" w:hAnsi="Arial" w:eastAsia="Arial" w:cs="Arial"/>
          <w:color w:val="2C2C54"/>
          <w:sz w:val="22"/>
          <w:szCs w:val="22"/>
          <w:lang w:val="en-US"/>
        </w:rPr>
        <w:t>The trace viewer shall render agent nodes on an interactive canvas (React Flow), with animated edges indicating in-flight A2A messages and colour-coded node states (active, escalated, complete).</w:t>
      </w:r>
    </w:p>
    <w:p xmlns:wp14="http://schemas.microsoft.com/office/word/2010/wordml" w14:paraId="0A5641C0" wp14:textId="77777777">
      <w:pPr>
        <w:pStyle w:val="ListParagraph"/>
        <w:numPr>
          <w:ilvl w:val="0"/>
          <w:numId w:val="2"/>
        </w:numPr>
        <w:spacing w:before="40" w:after="40"/>
        <w:rPr/>
      </w:pPr>
      <w:r>
        <w:rPr>
          <w:rFonts w:ascii="Arial" w:hAnsi="Arial" w:eastAsia="Arial" w:cs="Arial"/>
          <w:color w:val="2C2C54"/>
          <w:sz w:val="22"/>
          <w:szCs w:val="22"/>
          <w:lang w:val="en-US"/>
        </w:rPr>
        <w:t>Clicking any agent node shall display its current state and the last five A2A messages it sent or received, including from_agent, to_agent, task_type, and timestamp.</w:t>
      </w:r>
    </w:p>
    <w:p xmlns:wp14="http://schemas.microsoft.com/office/word/2010/wordml" w14:paraId="1E37FEB3" wp14:textId="77777777">
      <w:pPr>
        <w:pStyle w:val="ListParagraph"/>
        <w:numPr>
          <w:ilvl w:val="0"/>
          <w:numId w:val="2"/>
        </w:numPr>
        <w:spacing w:before="40" w:after="40"/>
      </w:pPr>
      <w:r>
        <w:rPr>
          <w:rFonts w:ascii="Arial" w:hAnsi="Arial" w:eastAsia="Arial" w:cs="Arial"/>
          <w:color w:val="2C2C54"/>
          <w:sz w:val="22"/>
          <w:szCs w:val="22"/>
        </w:rPr>
        <w:t xml:space="preserve">A scrolling live message log beside the canvas shall capture all inter-agent communications in chronological order for the active onboarding session.</w:t>
      </w:r>
    </w:p>
    <w:p xmlns:wp14="http://schemas.microsoft.com/office/word/2010/wordml" w14:paraId="466ECEE4" wp14:textId="77777777">
      <w:pPr>
        <w:pStyle w:val="Heading3"/>
        <w:spacing w:before="200" w:after="100"/>
      </w:pPr>
      <w:r>
        <w:rPr>
          <w:rFonts w:ascii="Arial" w:hAnsi="Arial" w:eastAsia="Arial" w:cs="Arial"/>
          <w:b/>
          <w:bCs/>
          <w:color w:val="1A1A2E"/>
          <w:sz w:val="22"/>
          <w:szCs w:val="22"/>
        </w:rPr>
        <w:t xml:space="preserve">FR-12: Shared Client Context Store</w:t>
      </w:r>
    </w:p>
    <w:p xmlns:wp14="http://schemas.microsoft.com/office/word/2010/wordml" w14:paraId="6BBBFAF2" wp14:textId="77777777">
      <w:pPr>
        <w:pStyle w:val="ListParagraph"/>
        <w:numPr>
          <w:ilvl w:val="0"/>
          <w:numId w:val="2"/>
        </w:numPr>
        <w:spacing w:before="40" w:after="40"/>
        <w:rPr/>
      </w:pPr>
      <w:r>
        <w:rPr>
          <w:rFonts w:ascii="Arial" w:hAnsi="Arial" w:eastAsia="Arial" w:cs="Arial"/>
          <w:color w:val="2C2C54"/>
          <w:sz w:val="22"/>
          <w:szCs w:val="22"/>
          <w:lang w:val="en-US"/>
        </w:rPr>
        <w:t>All agents shall read and update a single, shared onboarding case record (OnboardingState) for each client, ensuring no duplication of data collection or inconsistency across agent boundaries.</w:t>
      </w:r>
    </w:p>
    <w:p xmlns:wp14="http://schemas.microsoft.com/office/word/2010/wordml" w14:paraId="422002AA" wp14:textId="77777777">
      <w:pPr>
        <w:pStyle w:val="ListParagraph"/>
        <w:numPr>
          <w:ilvl w:val="0"/>
          <w:numId w:val="2"/>
        </w:numPr>
        <w:spacing w:before="40" w:after="40"/>
        <w:rPr/>
      </w:pPr>
      <w:r>
        <w:rPr>
          <w:rFonts w:ascii="Arial" w:hAnsi="Arial" w:eastAsia="Arial" w:cs="Arial"/>
          <w:color w:val="2C2C54"/>
          <w:sz w:val="22"/>
          <w:szCs w:val="22"/>
          <w:lang w:val="en-US"/>
        </w:rPr>
        <w:t>The shared context shall include the client profile, document statuses, KYC/AML results, compliance decisions, product track states, and the full audit event log — all accessible to any agent via the context store API.</w:t>
      </w:r>
    </w:p>
    <w:p xmlns:wp14="http://schemas.microsoft.com/office/word/2010/wordml" w14:paraId="16B65A99" wp14:textId="77777777">
      <w:pPr>
        <w:pStyle w:val="ListParagraph"/>
        <w:numPr>
          <w:ilvl w:val="0"/>
          <w:numId w:val="2"/>
        </w:numPr>
        <w:spacing w:before="40" w:after="40"/>
      </w:pPr>
      <w:r>
        <w:rPr>
          <w:rFonts w:ascii="Arial" w:hAnsi="Arial" w:eastAsia="Arial" w:cs="Arial"/>
          <w:color w:val="2C2C54"/>
          <w:sz w:val="22"/>
          <w:szCs w:val="22"/>
        </w:rPr>
        <w:t xml:space="preserve">Compliance results (KYC/AML) written to the shared context by the Compliance Agent shall be read directly by all Product Onboarding Agent instances without requiring re-verification.</w:t>
      </w:r>
    </w:p>
    <w:p xmlns:wp14="http://schemas.microsoft.com/office/word/2010/wordml" w14:paraId="11EBAA97" wp14:textId="77777777">
      <w:pPr>
        <w:pStyle w:val="ListParagraph"/>
        <w:numPr>
          <w:ilvl w:val="0"/>
          <w:numId w:val="2"/>
        </w:numPr>
        <w:spacing w:before="40" w:after="40"/>
      </w:pPr>
      <w:r>
        <w:rPr>
          <w:rFonts w:ascii="Arial" w:hAnsi="Arial" w:eastAsia="Arial" w:cs="Arial"/>
          <w:color w:val="2C2C54"/>
          <w:sz w:val="22"/>
          <w:szCs w:val="22"/>
        </w:rPr>
        <w:t xml:space="preserve">The context store shall support paused journey resumption: if an onboarding session is interrupted for any reason, the Orchestrator Agent shall resume from the last confirmed state on restart without data loss.</w:t>
      </w:r>
    </w:p>
    <w:p xmlns:wp14="http://schemas.microsoft.com/office/word/2010/wordml" w14:paraId="18FA586D" wp14:textId="77777777">
      <w:pPr>
        <w:pStyle w:val="Heading3"/>
        <w:spacing w:before="200" w:after="100"/>
      </w:pPr>
      <w:r>
        <w:rPr>
          <w:rFonts w:ascii="Arial" w:hAnsi="Arial" w:eastAsia="Arial" w:cs="Arial"/>
          <w:b/>
          <w:bCs/>
          <w:color w:val="1A1A2E"/>
          <w:sz w:val="22"/>
          <w:szCs w:val="22"/>
        </w:rPr>
        <w:t xml:space="preserve">FR-13: Human-in-the-Loop Review</w:t>
      </w:r>
    </w:p>
    <w:p xmlns:wp14="http://schemas.microsoft.com/office/word/2010/wordml" w14:paraId="4893468B" wp14:textId="77777777">
      <w:pPr>
        <w:pStyle w:val="ListParagraph"/>
        <w:numPr>
          <w:ilvl w:val="0"/>
          <w:numId w:val="2"/>
        </w:numPr>
        <w:spacing w:before="40" w:after="40"/>
        <w:rPr/>
      </w:pPr>
      <w:r>
        <w:rPr>
          <w:rFonts w:ascii="Arial" w:hAnsi="Arial" w:eastAsia="Arial" w:cs="Arial"/>
          <w:color w:val="2C2C54"/>
          <w:sz w:val="22"/>
          <w:szCs w:val="22"/>
          <w:lang w:val="en-US"/>
        </w:rPr>
        <w:t>Medium- and high-risk onboarding cases shall be automatically escalated to a designated human compliance reviewer. The workflow shall pause pending the reviewer’s decision before proceeding.</w:t>
      </w:r>
    </w:p>
    <w:p xmlns:wp14="http://schemas.microsoft.com/office/word/2010/wordml" w14:paraId="7CD0EE33" wp14:textId="77777777">
      <w:pPr>
        <w:pStyle w:val="ListParagraph"/>
        <w:numPr>
          <w:ilvl w:val="0"/>
          <w:numId w:val="2"/>
        </w:numPr>
        <w:spacing w:before="40" w:after="40"/>
        <w:rPr/>
      </w:pPr>
      <w:r>
        <w:rPr>
          <w:rFonts w:ascii="Arial" w:hAnsi="Arial" w:eastAsia="Arial" w:cs="Arial"/>
          <w:color w:val="2C2C54"/>
          <w:sz w:val="22"/>
          <w:szCs w:val="22"/>
          <w:lang w:val="en-US"/>
        </w:rPr>
        <w:t>The reviewer shall be presented with a structured escalation panel showing: client summary, overall risk score, specific flags raised, supporting documents, and the system’s recommended action.</w:t>
      </w:r>
    </w:p>
    <w:p xmlns:wp14="http://schemas.microsoft.com/office/word/2010/wordml" w14:paraId="1E4A4F64" wp14:textId="77777777">
      <w:pPr>
        <w:pStyle w:val="ListParagraph"/>
        <w:numPr>
          <w:ilvl w:val="0"/>
          <w:numId w:val="2"/>
        </w:numPr>
        <w:spacing w:before="40" w:after="40"/>
        <w:rPr/>
      </w:pPr>
      <w:r>
        <w:rPr>
          <w:rFonts w:ascii="Arial" w:hAnsi="Arial" w:eastAsia="Arial" w:cs="Arial"/>
          <w:color w:val="2C2C54"/>
          <w:sz w:val="22"/>
          <w:szCs w:val="22"/>
          <w:lang w:val="en-US"/>
        </w:rPr>
        <w:t>The reviewer shall be able to take one of three actions: Approve (resume workflow), Reject (terminate onboarding with reason), or Request More Information (return to client with specific questions).</w:t>
      </w:r>
    </w:p>
    <w:p xmlns:wp14="http://schemas.microsoft.com/office/word/2010/wordml" w14:paraId="526D6A91" wp14:textId="77777777">
      <w:pPr>
        <w:pStyle w:val="ListParagraph"/>
        <w:numPr>
          <w:ilvl w:val="0"/>
          <w:numId w:val="2"/>
        </w:numPr>
        <w:spacing w:before="40" w:after="40"/>
        <w:rPr/>
      </w:pPr>
      <w:r>
        <w:rPr>
          <w:rFonts w:ascii="Arial" w:hAnsi="Arial" w:eastAsia="Arial" w:cs="Arial"/>
          <w:color w:val="2C2C54"/>
          <w:sz w:val="22"/>
          <w:szCs w:val="22"/>
          <w:lang w:val="en-US"/>
        </w:rPr>
        <w:t>On reviewer action, the system shall publish a human_review_complete event to the Orchestrator Agent, which shall immediately resume or terminate the affected workflow tracks.</w:t>
      </w:r>
    </w:p>
    <w:p xmlns:wp14="http://schemas.microsoft.com/office/word/2010/wordml" w14:paraId="5E8EB383" wp14:textId="77777777">
      <w:pPr>
        <w:pStyle w:val="Heading3"/>
        <w:spacing w:before="200" w:after="100"/>
      </w:pPr>
      <w:r>
        <w:rPr>
          <w:rFonts w:ascii="Arial" w:hAnsi="Arial" w:eastAsia="Arial" w:cs="Arial"/>
          <w:b/>
          <w:bCs/>
          <w:color w:val="1A1A2E"/>
          <w:sz w:val="22"/>
          <w:szCs w:val="22"/>
        </w:rPr>
        <w:t xml:space="preserve">FR-14: Compliance Decision Logging &amp; Evidence Packet Generation</w:t>
      </w:r>
    </w:p>
    <w:p xmlns:wp14="http://schemas.microsoft.com/office/word/2010/wordml" w14:paraId="4857B7F5" wp14:textId="77777777">
      <w:pPr>
        <w:pStyle w:val="ListParagraph"/>
        <w:numPr>
          <w:ilvl w:val="0"/>
          <w:numId w:val="2"/>
        </w:numPr>
        <w:spacing w:before="40" w:after="40"/>
        <w:rPr/>
      </w:pPr>
      <w:r>
        <w:rPr>
          <w:rFonts w:ascii="Arial" w:hAnsi="Arial" w:eastAsia="Arial" w:cs="Arial"/>
          <w:color w:val="2C2C54"/>
          <w:sz w:val="22"/>
          <w:szCs w:val="22"/>
          <w:lang w:val="en-US"/>
        </w:rPr>
        <w:t>Every compliance decision — whether automated or made by a human reviewer — shall be recorded in an append-only audit log with: decision type, outcome, timestamp, actor (agent or named reviewer), reasoning, and risk score.</w:t>
      </w:r>
    </w:p>
    <w:p xmlns:wp14="http://schemas.microsoft.com/office/word/2010/wordml" w14:paraId="5888822A" wp14:textId="77777777">
      <w:pPr>
        <w:pStyle w:val="ListParagraph"/>
        <w:numPr>
          <w:ilvl w:val="0"/>
          <w:numId w:val="2"/>
        </w:numPr>
        <w:spacing w:before="40" w:after="40"/>
        <w:rPr/>
      </w:pPr>
      <w:r>
        <w:rPr>
          <w:rFonts w:ascii="Arial" w:hAnsi="Arial" w:eastAsia="Arial" w:cs="Arial"/>
          <w:color w:val="2C2C54"/>
          <w:sz w:val="22"/>
          <w:szCs w:val="22"/>
          <w:lang w:val="en-US"/>
        </w:rPr>
        <w:t>For each escalated case, the system shall automatically generate a structured evidence packet containing: client identity summary, risk score and scoring rationale, list of flags raised, referenced documents with OCR-extracted fields, and the system’s recommended action.</w:t>
      </w:r>
    </w:p>
    <w:p xmlns:wp14="http://schemas.microsoft.com/office/word/2010/wordml" w14:paraId="6F4416AC" wp14:textId="77777777">
      <w:pPr>
        <w:pStyle w:val="ListParagraph"/>
        <w:numPr>
          <w:ilvl w:val="0"/>
          <w:numId w:val="2"/>
        </w:numPr>
        <w:spacing w:before="40" w:after="40"/>
        <w:rPr/>
      </w:pPr>
      <w:r>
        <w:rPr>
          <w:rFonts w:ascii="Arial" w:hAnsi="Arial" w:eastAsia="Arial" w:cs="Arial"/>
          <w:color w:val="2C2C54"/>
          <w:sz w:val="22"/>
          <w:szCs w:val="22"/>
          <w:lang w:val="en-US"/>
        </w:rPr>
        <w:t>The evidence packet shall be rendered in the human reviewer’s escalation panel and stored permanently in the audit log alongside the compliance decision record.</w:t>
      </w:r>
    </w:p>
    <w:p xmlns:wp14="http://schemas.microsoft.com/office/word/2010/wordml" w14:paraId="7197BE5E" wp14:textId="77777777">
      <w:pPr>
        <w:pStyle w:val="ListParagraph"/>
        <w:numPr>
          <w:ilvl w:val="0"/>
          <w:numId w:val="2"/>
        </w:numPr>
        <w:spacing w:before="40" w:after="40"/>
        <w:rPr/>
      </w:pPr>
      <w:r>
        <w:rPr>
          <w:rFonts w:ascii="Arial" w:hAnsi="Arial" w:eastAsia="Arial" w:cs="Arial"/>
          <w:color w:val="2C2C54"/>
          <w:sz w:val="22"/>
          <w:szCs w:val="22"/>
          <w:lang w:val="en-US"/>
        </w:rPr>
        <w:t>The audit log shall be queryable and shall support export for regulatory inspection. 100% of agent decisions and human review outcomes shall be captured with no gaps.</w:t>
      </w:r>
    </w:p>
    <w:p xmlns:wp14="http://schemas.microsoft.com/office/word/2010/wordml" w14:paraId="12FD7A33" wp14:textId="77777777">
      <w:pPr>
        <w:pStyle w:val="Heading3"/>
        <w:spacing w:before="200" w:after="100"/>
      </w:pPr>
      <w:r>
        <w:rPr>
          <w:rFonts w:ascii="Arial" w:hAnsi="Arial" w:eastAsia="Arial" w:cs="Arial"/>
          <w:b/>
          <w:bCs/>
          <w:color w:val="1A1A2E"/>
          <w:sz w:val="22"/>
          <w:szCs w:val="22"/>
        </w:rPr>
        <w:t xml:space="preserve">FR-15: Configurable Approval Checkpoints</w:t>
      </w:r>
    </w:p>
    <w:p xmlns:wp14="http://schemas.microsoft.com/office/word/2010/wordml" w14:paraId="03F9205A" wp14:textId="77777777">
      <w:pPr>
        <w:pStyle w:val="ListParagraph"/>
        <w:numPr>
          <w:ilvl w:val="0"/>
          <w:numId w:val="2"/>
        </w:numPr>
        <w:spacing w:before="40" w:after="40"/>
        <w:rPr/>
      </w:pPr>
      <w:r>
        <w:rPr>
          <w:rFonts w:ascii="Arial" w:hAnsi="Arial" w:eastAsia="Arial" w:cs="Arial"/>
          <w:color w:val="2C2C54"/>
          <w:sz w:val="22"/>
          <w:szCs w:val="22"/>
          <w:lang w:val="en-US"/>
        </w:rPr>
        <w:t>The platform shall support configurable rules that determine when a human approval checkpoint is required. Rules shall be configurable along four dimensions: product type, client risk level, account value band, and regulatory jurisdiction.</w:t>
      </w:r>
    </w:p>
    <w:p xmlns:wp14="http://schemas.microsoft.com/office/word/2010/wordml" w14:paraId="2B8FB4CE" wp14:textId="77777777">
      <w:pPr>
        <w:pStyle w:val="ListParagraph"/>
        <w:numPr>
          <w:ilvl w:val="0"/>
          <w:numId w:val="2"/>
        </w:numPr>
        <w:spacing w:before="40" w:after="40"/>
      </w:pPr>
      <w:r>
        <w:rPr>
          <w:rFonts w:ascii="Arial" w:hAnsi="Arial" w:eastAsia="Arial" w:cs="Arial"/>
          <w:color w:val="2C2C54"/>
          <w:sz w:val="22"/>
          <w:szCs w:val="22"/>
        </w:rPr>
        <w:t xml:space="preserve">Example configurations: require human approval for all accounts with net worth above £2M; require compliance review for Retirement Account products regardless of risk score; escalate all clients with a KYC risk score above 0.7.</w:t>
      </w:r>
    </w:p>
    <w:p xmlns:wp14="http://schemas.microsoft.com/office/word/2010/wordml" w14:paraId="68057085" wp14:textId="77777777">
      <w:pPr>
        <w:pStyle w:val="ListParagraph"/>
        <w:numPr>
          <w:ilvl w:val="0"/>
          <w:numId w:val="2"/>
        </w:numPr>
        <w:spacing w:before="40" w:after="40"/>
        <w:rPr/>
      </w:pPr>
      <w:r>
        <w:rPr>
          <w:rFonts w:ascii="Arial" w:hAnsi="Arial" w:eastAsia="Arial" w:cs="Arial"/>
          <w:color w:val="2C2C54"/>
          <w:sz w:val="22"/>
          <w:szCs w:val="22"/>
          <w:lang w:val="en-US"/>
        </w:rPr>
        <w:t>Checkpoint rules shall be managed through an administrative configuration interface and shall not require code changes to modify.</w:t>
      </w:r>
    </w:p>
    <w:p xmlns:wp14="http://schemas.microsoft.com/office/word/2010/wordml" w14:paraId="5B1F429B" wp14:textId="77777777">
      <w:pPr>
        <w:pStyle w:val="ListParagraph"/>
        <w:numPr>
          <w:ilvl w:val="0"/>
          <w:numId w:val="2"/>
        </w:numPr>
        <w:spacing w:before="40" w:after="40"/>
      </w:pPr>
      <w:r>
        <w:rPr>
          <w:rFonts w:ascii="Arial" w:hAnsi="Arial" w:eastAsia="Arial" w:cs="Arial"/>
          <w:color w:val="2C2C54"/>
          <w:sz w:val="22"/>
          <w:szCs w:val="22"/>
        </w:rPr>
        <w:t xml:space="preserve">The Orchestrator Agent shall evaluate all configured checkpoint rules at the relevant workflow stage and automatically insert a human-in-the-loop pause when any rule is triggered.</w:t>
      </w:r>
    </w:p>
    <w:p xmlns:wp14="http://schemas.microsoft.com/office/word/2010/wordml" w14:paraId="1A8C452D" wp14:textId="77777777">
      <w:pPr>
        <w:pStyle w:val="Heading2"/>
        <w:spacing w:before="280" w:after="120"/>
      </w:pPr>
      <w:r>
        <w:rPr>
          <w:rFonts w:ascii="Arial" w:hAnsi="Arial" w:eastAsia="Arial" w:cs="Arial"/>
          <w:b w:val="1"/>
          <w:bCs w:val="1"/>
          <w:color w:val="2E75B6"/>
          <w:sz w:val="26"/>
          <w:szCs w:val="26"/>
          <w:lang w:val="en-US"/>
        </w:rPr>
        <w:t>10.2  Non-Functional Requirements</w:t>
      </w:r>
    </w:p>
    <w:p xmlns:wp14="http://schemas.microsoft.com/office/word/2010/wordml" w14:paraId="3CF2D8B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xmlns:wp14="http://schemas.microsoft.com/office/word/2010/wordml" w14:paraId="0CD15C5D" wp14:textId="77777777">
        <w:trPr>
          <w:tblHeader/>
        </w:trPr>
        <w:tc>
          <w:tcPr>
            <w:tcW w:w="2600" w:type="dxa"/>
            <w:tcBorders>
              <w:top w:val="single" w:color="BBCFE4" w:sz="1"/>
              <w:left w:val="single" w:color="BBCFE4" w:sz="1"/>
              <w:bottom w:val="single" w:color="BBCFE4" w:sz="1"/>
              <w:right w:val="single" w:color="BBCFE4" w:sz="1"/>
            </w:tcBorders>
            <w:shd w:val="clear" w:fill="2E75B6"/>
            <w:tcMar>
              <w:top w:w="80" w:type="dxa"/>
              <w:left w:w="120" w:type="dxa"/>
              <w:bottom w:w="80" w:type="dxa"/>
              <w:right w:w="120" w:type="dxa"/>
            </w:tcMar>
            <w:vAlign w:val="center"/>
          </w:tcPr>
          <w:p w14:paraId="7627B49D" wp14:textId="77777777">
            <w:r>
              <w:rPr>
                <w:rFonts w:ascii="Arial" w:hAnsi="Arial" w:eastAsia="Arial" w:cs="Arial"/>
                <w:b/>
                <w:bCs/>
                <w:color w:val="FFFFFF"/>
                <w:sz w:val="20"/>
                <w:szCs w:val="20"/>
              </w:rPr>
              <w:t xml:space="preserve">Requirement</w:t>
            </w:r>
          </w:p>
        </w:tc>
        <w:tc>
          <w:tcPr>
            <w:tcW w:w="2400" w:type="dxa"/>
            <w:tcBorders>
              <w:top w:val="single" w:color="BBCFE4" w:sz="1"/>
              <w:left w:val="single" w:color="BBCFE4" w:sz="1"/>
              <w:bottom w:val="single" w:color="BBCFE4" w:sz="1"/>
              <w:right w:val="single" w:color="BBCFE4" w:sz="1"/>
            </w:tcBorders>
            <w:shd w:val="clear" w:fill="2E75B6"/>
            <w:tcMar>
              <w:top w:w="80" w:type="dxa"/>
              <w:left w:w="120" w:type="dxa"/>
              <w:bottom w:w="80" w:type="dxa"/>
              <w:right w:w="120" w:type="dxa"/>
            </w:tcMar>
            <w:vAlign w:val="center"/>
          </w:tcPr>
          <w:p w14:paraId="461A4C5F" wp14:textId="77777777">
            <w:r>
              <w:rPr>
                <w:rFonts w:ascii="Arial" w:hAnsi="Arial" w:eastAsia="Arial" w:cs="Arial"/>
                <w:b/>
                <w:bCs/>
                <w:color w:val="FFFFFF"/>
                <w:sz w:val="20"/>
                <w:szCs w:val="20"/>
              </w:rPr>
              <w:t xml:space="preserve">Target</w:t>
            </w:r>
          </w:p>
        </w:tc>
        <w:tc>
          <w:tcPr>
            <w:tcW w:w="4360" w:type="dxa"/>
            <w:tcBorders>
              <w:top w:val="single" w:color="BBCFE4" w:sz="1"/>
              <w:left w:val="single" w:color="BBCFE4" w:sz="1"/>
              <w:bottom w:val="single" w:color="BBCFE4" w:sz="1"/>
              <w:right w:val="single" w:color="BBCFE4" w:sz="1"/>
            </w:tcBorders>
            <w:shd w:val="clear" w:fill="2E75B6"/>
            <w:tcMar>
              <w:top w:w="80" w:type="dxa"/>
              <w:left w:w="120" w:type="dxa"/>
              <w:bottom w:w="80" w:type="dxa"/>
              <w:right w:w="120" w:type="dxa"/>
            </w:tcMar>
            <w:vAlign w:val="center"/>
          </w:tcPr>
          <w:p w14:paraId="25546E3C" wp14:textId="77777777">
            <w:r>
              <w:rPr>
                <w:rFonts w:ascii="Arial" w:hAnsi="Arial" w:eastAsia="Arial" w:cs="Arial"/>
                <w:b/>
                <w:bCs/>
                <w:color w:val="FFFFFF"/>
                <w:sz w:val="20"/>
                <w:szCs w:val="20"/>
              </w:rPr>
              <w:t xml:space="preserve">Notes</w:t>
            </w:r>
          </w:p>
        </w:tc>
      </w:tr>
      <w:tr xmlns:wp14="http://schemas.microsoft.com/office/word/2010/wordml" w14:paraId="726C4B66" wp14:textId="77777777">
        <w:tc>
          <w:tcPr>
            <w:tcW w:w="26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0901DBB3" wp14:textId="77777777">
            <w:r>
              <w:rPr>
                <w:rFonts w:ascii="Arial" w:hAnsi="Arial" w:eastAsia="Arial" w:cs="Arial"/>
                <w:color w:val="2C2C54"/>
                <w:sz w:val="20"/>
                <w:szCs w:val="20"/>
              </w:rPr>
              <w:t xml:space="preserve">Conversational Latency</w:t>
            </w:r>
          </w:p>
        </w:tc>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469CE3F4" wp14:textId="77777777">
            <w:r>
              <w:rPr>
                <w:rFonts w:ascii="Arial" w:hAnsi="Arial" w:eastAsia="Arial" w:cs="Arial"/>
                <w:color w:val="2C2C54"/>
                <w:sz w:val="20"/>
                <w:szCs w:val="20"/>
              </w:rPr>
              <w:t xml:space="preserve">&lt; 3 seconds per turn</w:t>
            </w:r>
          </w:p>
        </w:tc>
        <w:tc>
          <w:tcPr>
            <w:tcW w:w="43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31A09C05" wp14:textId="77777777">
            <w:r>
              <w:rPr>
                <w:rFonts w:ascii="Arial" w:hAnsi="Arial" w:eastAsia="Arial" w:cs="Arial"/>
                <w:color w:val="2C2C54"/>
                <w:sz w:val="20"/>
                <w:szCs w:val="20"/>
              </w:rPr>
              <w:t xml:space="preserve">End-to-end response time for conversational agent turns</w:t>
            </w:r>
          </w:p>
        </w:tc>
      </w:tr>
      <w:tr xmlns:wp14="http://schemas.microsoft.com/office/word/2010/wordml" w14:paraId="27F5325A" wp14:textId="77777777">
        <w:tc>
          <w:tcPr>
            <w:tcW w:w="26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5DB5DFFD" wp14:textId="77777777">
            <w:r>
              <w:rPr>
                <w:rFonts w:ascii="Arial" w:hAnsi="Arial" w:eastAsia="Arial" w:cs="Arial"/>
                <w:color w:val="2C2C54"/>
                <w:sz w:val="20"/>
                <w:szCs w:val="20"/>
              </w:rPr>
              <w:t xml:space="preserve">Agent Task Completion</w:t>
            </w:r>
          </w:p>
        </w:tc>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447641EA" wp14:textId="77777777">
            <w:r>
              <w:rPr>
                <w:rFonts w:ascii="Arial" w:hAnsi="Arial" w:eastAsia="Arial" w:cs="Arial"/>
                <w:color w:val="2C2C54"/>
                <w:sz w:val="20"/>
                <w:szCs w:val="20"/>
              </w:rPr>
              <w:t xml:space="preserve">&lt; 30 seconds per task</w:t>
            </w:r>
          </w:p>
        </w:tc>
        <w:tc>
          <w:tcPr>
            <w:tcW w:w="43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2D094BE1" wp14:textId="77777777">
            <w:r>
              <w:rPr>
                <w:rFonts w:ascii="Arial" w:hAnsi="Arial" w:eastAsia="Arial" w:cs="Arial"/>
                <w:color w:val="2C2C54"/>
                <w:sz w:val="20"/>
                <w:szCs w:val="20"/>
              </w:rPr>
              <w:t xml:space="preserve">For automated agent tasks excluding external API calls</w:t>
            </w:r>
          </w:p>
        </w:tc>
      </w:tr>
      <w:tr xmlns:wp14="http://schemas.microsoft.com/office/word/2010/wordml" w14:paraId="4651CBB7" wp14:textId="77777777">
        <w:tc>
          <w:tcPr>
            <w:tcW w:w="26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7376F1B9" wp14:textId="77777777">
            <w:r>
              <w:rPr>
                <w:rFonts w:ascii="Arial" w:hAnsi="Arial" w:eastAsia="Arial" w:cs="Arial"/>
                <w:color w:val="2C2C54"/>
                <w:sz w:val="20"/>
                <w:szCs w:val="20"/>
              </w:rPr>
              <w:t xml:space="preserve">Document Status Update</w:t>
            </w:r>
          </w:p>
        </w:tc>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4D6FAADA" wp14:textId="77777777">
            <w:r>
              <w:rPr>
                <w:rFonts w:ascii="Arial" w:hAnsi="Arial" w:eastAsia="Arial" w:cs="Arial"/>
                <w:color w:val="2C2C54"/>
                <w:sz w:val="20"/>
                <w:szCs w:val="20"/>
              </w:rPr>
              <w:t xml:space="preserve">&lt; 2 seconds</w:t>
            </w:r>
          </w:p>
        </w:tc>
        <w:tc>
          <w:tcPr>
            <w:tcW w:w="43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23D5AC43" wp14:textId="77777777">
            <w:r>
              <w:rPr>
                <w:rFonts w:ascii="Arial" w:hAnsi="Arial" w:eastAsia="Arial" w:cs="Arial"/>
                <w:color w:val="2C2C54"/>
                <w:sz w:val="20"/>
                <w:szCs w:val="20"/>
              </w:rPr>
              <w:t xml:space="preserve">Time from status change to visible update in workspace</w:t>
            </w:r>
          </w:p>
        </w:tc>
      </w:tr>
      <w:tr xmlns:wp14="http://schemas.microsoft.com/office/word/2010/wordml" w14:paraId="27DC01C2" wp14:textId="77777777">
        <w:tc>
          <w:tcPr>
            <w:tcW w:w="26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22C44C4E" wp14:textId="77777777">
            <w:r>
              <w:rPr>
                <w:rFonts w:ascii="Arial" w:hAnsi="Arial" w:eastAsia="Arial" w:cs="Arial"/>
                <w:color w:val="2C2C54"/>
                <w:sz w:val="20"/>
                <w:szCs w:val="20"/>
              </w:rPr>
              <w:t xml:space="preserve">AI Validation Response</w:t>
            </w:r>
          </w:p>
        </w:tc>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70AA8051" wp14:textId="77777777">
            <w:r>
              <w:rPr>
                <w:rFonts w:ascii="Arial" w:hAnsi="Arial" w:eastAsia="Arial" w:cs="Arial"/>
                <w:color w:val="2C2C54"/>
                <w:sz w:val="20"/>
                <w:szCs w:val="20"/>
              </w:rPr>
              <w:t xml:space="preserve">&lt; 15 seconds</w:t>
            </w:r>
          </w:p>
        </w:tc>
        <w:tc>
          <w:tcPr>
            <w:tcW w:w="43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7646187B" wp14:textId="77777777">
            <w:r>
              <w:rPr>
                <w:rFonts w:ascii="Arial" w:hAnsi="Arial" w:eastAsia="Arial" w:cs="Arial"/>
                <w:color w:val="2C2C54"/>
                <w:sz w:val="20"/>
                <w:szCs w:val="20"/>
              </w:rPr>
              <w:t xml:space="preserve">Time from validation trigger to findings display</w:t>
            </w:r>
          </w:p>
        </w:tc>
      </w:tr>
      <w:tr xmlns:wp14="http://schemas.microsoft.com/office/word/2010/wordml" w14:paraId="60521405" wp14:textId="77777777">
        <w:tc>
          <w:tcPr>
            <w:tcW w:w="26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3DCC595F" wp14:textId="77777777">
            <w:r>
              <w:rPr>
                <w:rFonts w:ascii="Arial" w:hAnsi="Arial" w:eastAsia="Arial" w:cs="Arial"/>
                <w:color w:val="2C2C54"/>
                <w:sz w:val="20"/>
                <w:szCs w:val="20"/>
              </w:rPr>
              <w:t xml:space="preserve">Concurrent Sessions</w:t>
            </w:r>
          </w:p>
        </w:tc>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43EEDA40" wp14:textId="77777777">
            <w:r>
              <w:rPr>
                <w:rFonts w:ascii="Arial" w:hAnsi="Arial" w:eastAsia="Arial" w:cs="Arial"/>
                <w:color w:val="2C2C54"/>
                <w:sz w:val="20"/>
                <w:szCs w:val="20"/>
              </w:rPr>
              <w:t xml:space="preserve">Support 50+ concurrent onboarding sessions</w:t>
            </w:r>
          </w:p>
        </w:tc>
        <w:tc>
          <w:tcPr>
            <w:tcW w:w="43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3C5CA7D9" wp14:textId="77777777">
            <w:r>
              <w:rPr>
                <w:rFonts w:ascii="Arial" w:hAnsi="Arial" w:eastAsia="Arial" w:cs="Arial"/>
                <w:color w:val="2C2C54"/>
                <w:sz w:val="20"/>
                <w:szCs w:val="20"/>
              </w:rPr>
              <w:t xml:space="preserve">Hackathon demo target; production would scale higher</w:t>
            </w:r>
          </w:p>
        </w:tc>
      </w:tr>
      <w:tr xmlns:wp14="http://schemas.microsoft.com/office/word/2010/wordml" w14:paraId="3799499C" wp14:textId="77777777">
        <w:tc>
          <w:tcPr>
            <w:tcW w:w="26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2564FBE4" wp14:textId="77777777">
            <w:r>
              <w:rPr>
                <w:rFonts w:ascii="Arial" w:hAnsi="Arial" w:eastAsia="Arial" w:cs="Arial"/>
                <w:color w:val="2C2C54"/>
                <w:sz w:val="20"/>
                <w:szCs w:val="20"/>
              </w:rPr>
              <w:t xml:space="preserve">Uptime</w:t>
            </w:r>
          </w:p>
        </w:tc>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40B98BB1" wp14:textId="77777777">
            <w:r>
              <w:rPr>
                <w:rFonts w:ascii="Arial" w:hAnsi="Arial" w:eastAsia="Arial" w:cs="Arial"/>
                <w:color w:val="2C2C54"/>
                <w:sz w:val="20"/>
                <w:szCs w:val="20"/>
              </w:rPr>
              <w:t xml:space="preserve">99.5% during demo window</w:t>
            </w:r>
          </w:p>
        </w:tc>
        <w:tc>
          <w:tcPr>
            <w:tcW w:w="43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0E8FCDDB" wp14:textId="77777777">
            <w:r>
              <w:rPr>
                <w:rFonts w:ascii="Arial" w:hAnsi="Arial" w:eastAsia="Arial" w:cs="Arial"/>
                <w:color w:val="2C2C54"/>
                <w:sz w:val="20"/>
                <w:szCs w:val="20"/>
              </w:rPr>
              <w:t xml:space="preserve">High availability for hackathon demonstration</w:t>
            </w:r>
          </w:p>
        </w:tc>
      </w:tr>
      <w:tr xmlns:wp14="http://schemas.microsoft.com/office/word/2010/wordml" w14:paraId="76971EB5" wp14:textId="77777777">
        <w:tc>
          <w:tcPr>
            <w:tcW w:w="26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192A92C8" wp14:textId="77777777">
            <w:r>
              <w:rPr>
                <w:rFonts w:ascii="Arial" w:hAnsi="Arial" w:eastAsia="Arial" w:cs="Arial"/>
                <w:color w:val="2C2C54"/>
                <w:sz w:val="20"/>
                <w:szCs w:val="20"/>
              </w:rPr>
              <w:t xml:space="preserve">Data Security</w:t>
            </w:r>
          </w:p>
        </w:tc>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622E9063" wp14:textId="77777777">
            <w:r>
              <w:rPr>
                <w:rFonts w:ascii="Arial" w:hAnsi="Arial" w:eastAsia="Arial" w:cs="Arial"/>
                <w:color w:val="2C2C54"/>
                <w:sz w:val="20"/>
                <w:szCs w:val="20"/>
              </w:rPr>
              <w:t xml:space="preserve">PII encrypted at rest and in transit</w:t>
            </w:r>
          </w:p>
        </w:tc>
        <w:tc>
          <w:tcPr>
            <w:tcW w:w="43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7C2781FE" wp14:textId="77777777">
            <w:r>
              <w:rPr>
                <w:rFonts w:ascii="Arial" w:hAnsi="Arial" w:eastAsia="Arial" w:cs="Arial"/>
                <w:color w:val="2C2C54"/>
                <w:sz w:val="20"/>
                <w:szCs w:val="20"/>
              </w:rPr>
              <w:t xml:space="preserve">AES-256 at rest, TLS 1.3 in transit</w:t>
            </w:r>
          </w:p>
        </w:tc>
      </w:tr>
      <w:tr xmlns:wp14="http://schemas.microsoft.com/office/word/2010/wordml" w14:paraId="4A70B0B7" wp14:textId="77777777">
        <w:tc>
          <w:tcPr>
            <w:tcW w:w="26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065826D0" wp14:textId="77777777">
            <w:r>
              <w:rPr>
                <w:rFonts w:ascii="Arial" w:hAnsi="Arial" w:eastAsia="Arial" w:cs="Arial"/>
                <w:color w:val="2C2C54"/>
                <w:sz w:val="20"/>
                <w:szCs w:val="20"/>
              </w:rPr>
              <w:t xml:space="preserve">Audit Trail</w:t>
            </w:r>
          </w:p>
        </w:tc>
        <w:tc>
          <w:tcPr>
            <w:tcW w:w="240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416ACA94" wp14:textId="77777777">
            <w:r>
              <w:rPr>
                <w:rFonts w:ascii="Arial" w:hAnsi="Arial" w:eastAsia="Arial" w:cs="Arial"/>
                <w:color w:val="2C2C54"/>
                <w:sz w:val="20"/>
                <w:szCs w:val="20"/>
              </w:rPr>
              <w:t xml:space="preserve">100% of agent decisions logged</w:t>
            </w:r>
          </w:p>
        </w:tc>
        <w:tc>
          <w:tcPr>
            <w:tcW w:w="4360" w:type="dxa"/>
            <w:tcBorders>
              <w:top w:val="single" w:color="BBCFE4" w:sz="1"/>
              <w:left w:val="single" w:color="BBCFE4" w:sz="1"/>
              <w:bottom w:val="single" w:color="BBCFE4" w:sz="1"/>
              <w:right w:val="single" w:color="BBCFE4" w:sz="1"/>
            </w:tcBorders>
            <w:shd w:val="clear" w:fill="EBF3FA"/>
            <w:tcMar>
              <w:top w:w="80" w:type="dxa"/>
              <w:left w:w="120" w:type="dxa"/>
              <w:bottom w:w="80" w:type="dxa"/>
              <w:right w:w="120" w:type="dxa"/>
            </w:tcMar>
          </w:tcPr>
          <w:p w14:paraId="6CFE902F" wp14:textId="77777777">
            <w:r>
              <w:rPr>
                <w:rFonts w:ascii="Arial" w:hAnsi="Arial" w:eastAsia="Arial" w:cs="Arial"/>
                <w:color w:val="2C2C54"/>
                <w:sz w:val="20"/>
                <w:szCs w:val="20"/>
              </w:rPr>
              <w:t xml:space="preserve">Required for compliance demonstration</w:t>
            </w:r>
          </w:p>
        </w:tc>
      </w:tr>
      <w:tr xmlns:wp14="http://schemas.microsoft.com/office/word/2010/wordml" w14:paraId="170FF148" wp14:textId="77777777">
        <w:tc>
          <w:tcPr>
            <w:tcW w:w="26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2EA57BD8" wp14:textId="77777777">
            <w:r>
              <w:rPr>
                <w:rFonts w:ascii="Arial" w:hAnsi="Arial" w:eastAsia="Arial" w:cs="Arial"/>
                <w:color w:val="2C2C54"/>
                <w:sz w:val="20"/>
                <w:szCs w:val="20"/>
              </w:rPr>
              <w:t xml:space="preserve">Version History</w:t>
            </w:r>
          </w:p>
        </w:tc>
        <w:tc>
          <w:tcPr>
            <w:tcW w:w="240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105BD027" wp14:textId="77777777">
            <w:r>
              <w:rPr>
                <w:rFonts w:ascii="Arial" w:hAnsi="Arial" w:eastAsia="Arial" w:cs="Arial"/>
                <w:color w:val="2C2C54"/>
                <w:sz w:val="20"/>
                <w:szCs w:val="20"/>
              </w:rPr>
              <w:t xml:space="preserve">Retain all document versions</w:t>
            </w:r>
          </w:p>
        </w:tc>
        <w:tc>
          <w:tcPr>
            <w:tcW w:w="4360" w:type="dxa"/>
            <w:tcBorders>
              <w:top w:val="single" w:color="BBCFE4" w:sz="1"/>
              <w:left w:val="single" w:color="BBCFE4" w:sz="1"/>
              <w:bottom w:val="single" w:color="BBCFE4" w:sz="1"/>
              <w:right w:val="single" w:color="BBCFE4" w:sz="1"/>
            </w:tcBorders>
            <w:shd w:val="clear" w:fill="FFFFFF"/>
            <w:tcMar>
              <w:top w:w="80" w:type="dxa"/>
              <w:left w:w="120" w:type="dxa"/>
              <w:bottom w:w="80" w:type="dxa"/>
              <w:right w:w="120" w:type="dxa"/>
            </w:tcMar>
          </w:tcPr>
          <w:p w14:paraId="15C98313" wp14:textId="77777777">
            <w:r>
              <w:rPr>
                <w:rFonts w:ascii="Arial" w:hAnsi="Arial" w:eastAsia="Arial" w:cs="Arial"/>
                <w:color w:val="2C2C54"/>
                <w:sz w:val="20"/>
                <w:szCs w:val="20"/>
              </w:rPr>
              <w:t xml:space="preserve">No purge of prior versions during active onboarding</w:t>
            </w:r>
          </w:p>
        </w:tc>
      </w:tr>
    </w:tbl>
    <w:p xmlns:wp14="http://schemas.microsoft.com/office/word/2010/wordml" w14:paraId="0FB78278" wp14:textId="77777777">
      <w:r>
        <w:br w:type="page"/>
      </w:r>
    </w:p>
    <w:p xmlns:wp14="http://schemas.microsoft.com/office/word/2010/wordml" w14:paraId="23DF4E1F" wp14:textId="77777777">
      <w:pPr>
        <w:pStyle w:val="Heading1"/>
        <w:spacing w:before="360" w:after="160"/>
      </w:pPr>
      <w:r>
        <w:rPr>
          <w:rFonts w:ascii="Arial" w:hAnsi="Arial" w:eastAsia="Arial" w:cs="Arial"/>
          <w:b/>
          <w:bCs/>
          <w:color w:val="1F4E79"/>
          <w:sz w:val="32"/>
          <w:szCs w:val="32"/>
        </w:rPr>
        <w:t xml:space="preserve">11. Business Value &amp; Success Criteria</w:t>
      </w:r>
    </w:p>
    <w:p xmlns:wp14="http://schemas.microsoft.com/office/word/2010/wordml" w14:paraId="2BECDDAE" wp14:textId="77777777">
      <w:pPr>
        <w:pStyle w:val="Heading2"/>
        <w:spacing w:before="280" w:after="120"/>
      </w:pPr>
      <w:r>
        <w:rPr>
          <w:rFonts w:ascii="Arial" w:hAnsi="Arial" w:eastAsia="Arial" w:cs="Arial"/>
          <w:b w:val="1"/>
          <w:bCs w:val="1"/>
          <w:color w:val="2E75B6"/>
          <w:sz w:val="26"/>
          <w:szCs w:val="26"/>
          <w:lang w:val="en-US"/>
        </w:rPr>
        <w:t>11.1  Expected Business Outcomes</w:t>
      </w:r>
    </w:p>
    <w:p xmlns:wp14="http://schemas.microsoft.com/office/word/2010/wordml" w14:paraId="2D137981" wp14:textId="77777777">
      <w:pPr>
        <w:pStyle w:val="ListParagraph"/>
        <w:numPr>
          <w:ilvl w:val="0"/>
          <w:numId w:val="2"/>
        </w:numPr>
        <w:spacing w:before="40" w:after="40"/>
        <w:rPr/>
      </w:pPr>
      <w:r>
        <w:rPr>
          <w:rFonts w:ascii="Arial" w:hAnsi="Arial" w:eastAsia="Arial" w:cs="Arial"/>
          <w:color w:val="2C2C54"/>
          <w:sz w:val="22"/>
          <w:szCs w:val="22"/>
          <w:lang w:val="en-US"/>
        </w:rPr>
        <w:t>Reduce wealth management client onboarding time by 70–80%, from 14–21 days to 2–3 days.</w:t>
      </w:r>
    </w:p>
    <w:p xmlns:wp14="http://schemas.microsoft.com/office/word/2010/wordml" w14:paraId="139E42BD" wp14:textId="77777777">
      <w:pPr>
        <w:pStyle w:val="ListParagraph"/>
        <w:numPr>
          <w:ilvl w:val="0"/>
          <w:numId w:val="2"/>
        </w:numPr>
        <w:spacing w:before="40" w:after="40"/>
        <w:rPr/>
      </w:pPr>
      <w:r>
        <w:rPr>
          <w:rFonts w:ascii="Arial" w:hAnsi="Arial" w:eastAsia="Arial" w:cs="Arial"/>
          <w:color w:val="2C2C54"/>
          <w:sz w:val="22"/>
          <w:szCs w:val="22"/>
          <w:lang w:val="en-US"/>
        </w:rPr>
        <w:t>Eliminate duplicate data collection — clients submit core identity information once for all products.</w:t>
      </w:r>
    </w:p>
    <w:p xmlns:wp14="http://schemas.microsoft.com/office/word/2010/wordml" w14:paraId="11E978DD" wp14:textId="77777777">
      <w:pPr>
        <w:pStyle w:val="ListParagraph"/>
        <w:numPr>
          <w:ilvl w:val="0"/>
          <w:numId w:val="2"/>
        </w:numPr>
        <w:spacing w:before="40" w:after="40"/>
        <w:rPr/>
      </w:pPr>
      <w:r>
        <w:rPr>
          <w:rFonts w:ascii="Arial" w:hAnsi="Arial" w:eastAsia="Arial" w:cs="Arial"/>
          <w:color w:val="2C2C54"/>
          <w:sz w:val="22"/>
          <w:szCs w:val="22"/>
          <w:lang w:val="en-US"/>
        </w:rPr>
        <w:t>Reduce contact centre handling time for onboarding-related calls by 40% through AI-powered status views.</w:t>
      </w:r>
    </w:p>
    <w:p xmlns:wp14="http://schemas.microsoft.com/office/word/2010/wordml" w14:paraId="00FD60E5" wp14:textId="77777777">
      <w:pPr>
        <w:pStyle w:val="ListParagraph"/>
        <w:numPr>
          <w:ilvl w:val="0"/>
          <w:numId w:val="2"/>
        </w:numPr>
        <w:spacing w:before="40" w:after="40"/>
      </w:pPr>
      <w:r>
        <w:rPr>
          <w:rFonts w:ascii="Arial" w:hAnsi="Arial" w:eastAsia="Arial" w:cs="Arial"/>
          <w:color w:val="2C2C54"/>
          <w:sz w:val="22"/>
          <w:szCs w:val="22"/>
        </w:rPr>
        <w:t xml:space="preserve">Decrease onboarding drop-off rates by providing a guided, responsive, and transparent client experience.</w:t>
      </w:r>
    </w:p>
    <w:p xmlns:wp14="http://schemas.microsoft.com/office/word/2010/wordml" w14:paraId="6D5477A3" wp14:textId="77777777">
      <w:pPr>
        <w:pStyle w:val="ListParagraph"/>
        <w:numPr>
          <w:ilvl w:val="0"/>
          <w:numId w:val="2"/>
        </w:numPr>
        <w:spacing w:before="40" w:after="40"/>
      </w:pPr>
      <w:r>
        <w:rPr>
          <w:rFonts w:ascii="Arial" w:hAnsi="Arial" w:eastAsia="Arial" w:cs="Arial"/>
          <w:color w:val="2C2C54"/>
          <w:sz w:val="22"/>
          <w:szCs w:val="22"/>
        </w:rPr>
        <w:t xml:space="preserve">Improve advisor productivity by automating administrative coordination and surfacing only decisions requiring human judgment.</w:t>
      </w:r>
    </w:p>
    <w:p xmlns:wp14="http://schemas.microsoft.com/office/word/2010/wordml" w14:paraId="095BBC11" wp14:textId="77777777">
      <w:pPr>
        <w:pStyle w:val="ListParagraph"/>
        <w:numPr>
          <w:ilvl w:val="0"/>
          <w:numId w:val="2"/>
        </w:numPr>
        <w:spacing w:before="40" w:after="40"/>
      </w:pPr>
      <w:r>
        <w:rPr>
          <w:rFonts w:ascii="Arial" w:hAnsi="Arial" w:eastAsia="Arial" w:cs="Arial"/>
          <w:color w:val="2C2C54"/>
          <w:sz w:val="22"/>
          <w:szCs w:val="22"/>
        </w:rPr>
        <w:t xml:space="preserve">Strengthen compliance posture through consistent, auditable KYC/AML execution across all onboarding tracks.</w:t>
      </w:r>
    </w:p>
    <w:p xmlns:wp14="http://schemas.microsoft.com/office/word/2010/wordml" w14:paraId="0F7526D5" wp14:textId="77777777">
      <w:pPr>
        <w:pStyle w:val="ListParagraph"/>
        <w:numPr>
          <w:ilvl w:val="0"/>
          <w:numId w:val="2"/>
        </w:numPr>
        <w:spacing w:before="40" w:after="40"/>
      </w:pPr>
      <w:r>
        <w:rPr>
          <w:rFonts w:ascii="Arial" w:hAnsi="Arial" w:eastAsia="Arial" w:cs="Arial"/>
          <w:color w:val="2C2C54"/>
          <w:sz w:val="22"/>
          <w:szCs w:val="22"/>
        </w:rPr>
        <w:t xml:space="preserve">Reduce document review time through AI completeness validation and version change detection.</w:t>
      </w:r>
    </w:p>
    <w:p xmlns:wp14="http://schemas.microsoft.com/office/word/2010/wordml" w14:paraId="640A0F6C" wp14:textId="77777777">
      <w:pPr>
        <w:pStyle w:val="Heading2"/>
        <w:spacing w:before="280" w:after="120"/>
      </w:pPr>
      <w:r>
        <w:rPr>
          <w:rFonts w:ascii="Arial" w:hAnsi="Arial" w:eastAsia="Arial" w:cs="Arial"/>
          <w:b w:val="1"/>
          <w:bCs w:val="1"/>
          <w:color w:val="2E75B6"/>
          <w:sz w:val="26"/>
          <w:szCs w:val="26"/>
          <w:lang w:val="en-US"/>
        </w:rPr>
        <w:t>11.2  Hackathon Success Criteria</w:t>
      </w:r>
    </w:p>
    <w:p xmlns:wp14="http://schemas.microsoft.com/office/word/2010/wordml" w14:paraId="1FC3994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xmlns:wp14="http://schemas.microsoft.com/office/word/2010/wordml" w:rsidTr="4A8501E8" w14:paraId="7697AEF5" wp14:textId="77777777">
        <w:trPr>
          <w:tblHeader/>
        </w:trPr>
        <w:tc>
          <w:tcPr>
            <w:tcW w:w="48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46AE0C79" wp14:textId="77777777">
            <w:r>
              <w:rPr>
                <w:rFonts w:ascii="Arial" w:hAnsi="Arial" w:eastAsia="Arial" w:cs="Arial"/>
                <w:b/>
                <w:bCs/>
                <w:color w:val="FFFFFF"/>
                <w:sz w:val="20"/>
                <w:szCs w:val="20"/>
              </w:rPr>
              <w:t xml:space="preserve">#</w:t>
            </w:r>
          </w:p>
        </w:tc>
        <w:tc>
          <w:tcPr>
            <w:tcW w:w="36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2594E652" wp14:textId="77777777">
            <w:r>
              <w:rPr>
                <w:rFonts w:ascii="Arial" w:hAnsi="Arial" w:eastAsia="Arial" w:cs="Arial"/>
                <w:b/>
                <w:bCs/>
                <w:color w:val="FFFFFF"/>
                <w:sz w:val="20"/>
                <w:szCs w:val="20"/>
              </w:rPr>
              <w:t xml:space="preserve">Success Criterion</w:t>
            </w:r>
          </w:p>
        </w:tc>
        <w:tc>
          <w:tcPr>
            <w:tcW w:w="528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43203525" wp14:textId="77777777">
            <w:r>
              <w:rPr>
                <w:rFonts w:ascii="Arial" w:hAnsi="Arial" w:eastAsia="Arial" w:cs="Arial"/>
                <w:b/>
                <w:bCs/>
                <w:color w:val="FFFFFF"/>
                <w:sz w:val="20"/>
                <w:szCs w:val="20"/>
              </w:rPr>
              <w:t xml:space="preserve">How Demonstrated</w:t>
            </w:r>
          </w:p>
        </w:tc>
      </w:tr>
      <w:tr xmlns:wp14="http://schemas.microsoft.com/office/word/2010/wordml" w:rsidTr="4A8501E8" w14:paraId="083480F0"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6B20A0C" wp14:textId="77777777">
            <w:r>
              <w:rPr>
                <w:rFonts w:ascii="Arial" w:hAnsi="Arial" w:eastAsia="Arial" w:cs="Arial"/>
                <w:color w:val="2C2C54"/>
                <w:sz w:val="20"/>
                <w:szCs w:val="20"/>
              </w:rPr>
              <w:t xml:space="preserve">1</w:t>
            </w:r>
          </w:p>
        </w:tc>
        <w:tc>
          <w:tcPr>
            <w:tcW w:w="3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D532EC2" wp14:textId="77777777">
            <w:r>
              <w:rPr>
                <w:rFonts w:ascii="Arial" w:hAnsi="Arial" w:eastAsia="Arial" w:cs="Arial"/>
                <w:color w:val="2C2C54"/>
                <w:sz w:val="20"/>
                <w:szCs w:val="20"/>
              </w:rPr>
              <w:t xml:space="preserve">Live A2A agent communication demonstrated</w:t>
            </w:r>
          </w:p>
        </w:tc>
        <w:tc>
          <w:tcPr>
            <w:tcW w:w="5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65A4598" wp14:textId="77777777">
            <w:r>
              <w:rPr>
                <w:rFonts w:ascii="Arial" w:hAnsi="Arial" w:eastAsia="Arial" w:cs="Arial"/>
                <w:color w:val="2C2C54"/>
                <w:sz w:val="20"/>
                <w:szCs w:val="20"/>
              </w:rPr>
              <w:t xml:space="preserve">Real-time agent message trace visible in demo UI</w:t>
            </w:r>
          </w:p>
        </w:tc>
      </w:tr>
      <w:tr xmlns:wp14="http://schemas.microsoft.com/office/word/2010/wordml" w:rsidTr="4A8501E8" w14:paraId="6FA1479E"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144751B" wp14:textId="77777777">
            <w:r>
              <w:rPr>
                <w:rFonts w:ascii="Arial" w:hAnsi="Arial" w:eastAsia="Arial" w:cs="Arial"/>
                <w:color w:val="2C2C54"/>
                <w:sz w:val="20"/>
                <w:szCs w:val="20"/>
              </w:rPr>
              <w:t xml:space="preserve">2</w:t>
            </w:r>
          </w:p>
        </w:tc>
        <w:tc>
          <w:tcPr>
            <w:tcW w:w="3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D312B3A" wp14:textId="77777777">
            <w:r>
              <w:rPr>
                <w:rFonts w:ascii="Arial" w:hAnsi="Arial" w:eastAsia="Arial" w:cs="Arial"/>
                <w:color w:val="2C2C54"/>
                <w:sz w:val="20"/>
                <w:szCs w:val="20"/>
              </w:rPr>
              <w:t xml:space="preserve">MCP integration with at least 2 simulated systems</w:t>
            </w:r>
          </w:p>
        </w:tc>
        <w:tc>
          <w:tcPr>
            <w:tcW w:w="5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7F7F0F8" wp14:textId="77777777">
            <w:r>
              <w:rPr>
                <w:rFonts w:ascii="Arial" w:hAnsi="Arial" w:eastAsia="Arial" w:cs="Arial"/>
                <w:color w:val="2C2C54"/>
                <w:sz w:val="20"/>
                <w:szCs w:val="20"/>
              </w:rPr>
              <w:t xml:space="preserve">Document system and identity verification via MCP connectors</w:t>
            </w:r>
          </w:p>
        </w:tc>
      </w:tr>
      <w:tr xmlns:wp14="http://schemas.microsoft.com/office/word/2010/wordml" w:rsidTr="4A8501E8" w14:paraId="60289CB3"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B778152" wp14:textId="77777777">
            <w:r>
              <w:rPr>
                <w:rFonts w:ascii="Arial" w:hAnsi="Arial" w:eastAsia="Arial" w:cs="Arial"/>
                <w:color w:val="2C2C54"/>
                <w:sz w:val="20"/>
                <w:szCs w:val="20"/>
              </w:rPr>
              <w:t xml:space="preserve">3</w:t>
            </w:r>
          </w:p>
        </w:tc>
        <w:tc>
          <w:tcPr>
            <w:tcW w:w="3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2B6EE46" wp14:textId="77777777">
            <w:r>
              <w:rPr>
                <w:rFonts w:ascii="Arial" w:hAnsi="Arial" w:eastAsia="Arial" w:cs="Arial"/>
                <w:color w:val="2C2C54"/>
                <w:sz w:val="20"/>
                <w:szCs w:val="20"/>
                <w:lang w:val="en-US"/>
              </w:rPr>
              <w:t>Multi-product parallel onboarding visualised</w:t>
            </w:r>
          </w:p>
        </w:tc>
        <w:tc>
          <w:tcPr>
            <w:tcW w:w="5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218D4B5" wp14:textId="77777777">
            <w:r>
              <w:rPr>
                <w:rFonts w:ascii="Arial" w:hAnsi="Arial" w:eastAsia="Arial" w:cs="Arial"/>
                <w:color w:val="2C2C54"/>
                <w:sz w:val="20"/>
                <w:szCs w:val="20"/>
              </w:rPr>
              <w:t xml:space="preserve">Side-by-side product track progress visible during demo</w:t>
            </w:r>
          </w:p>
        </w:tc>
      </w:tr>
      <w:tr xmlns:wp14="http://schemas.microsoft.com/office/word/2010/wordml" w:rsidTr="4A8501E8" w14:paraId="6DA209D3"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79935FF" wp14:textId="77777777">
            <w:r>
              <w:rPr>
                <w:rFonts w:ascii="Arial" w:hAnsi="Arial" w:eastAsia="Arial" w:cs="Arial"/>
                <w:color w:val="2C2C54"/>
                <w:sz w:val="20"/>
                <w:szCs w:val="20"/>
              </w:rPr>
              <w:t xml:space="preserve">4</w:t>
            </w:r>
          </w:p>
        </w:tc>
        <w:tc>
          <w:tcPr>
            <w:tcW w:w="3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DF5481C" wp14:textId="77777777">
            <w:r>
              <w:rPr>
                <w:rFonts w:ascii="Arial" w:hAnsi="Arial" w:eastAsia="Arial" w:cs="Arial"/>
                <w:color w:val="2C2C54"/>
                <w:sz w:val="20"/>
                <w:szCs w:val="20"/>
              </w:rPr>
              <w:t xml:space="preserve">Conversational onboarding end-to-end</w:t>
            </w:r>
          </w:p>
        </w:tc>
        <w:tc>
          <w:tcPr>
            <w:tcW w:w="5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E73BBC3" wp14:textId="77777777">
            <w:r>
              <w:rPr>
                <w:rFonts w:ascii="Arial" w:hAnsi="Arial" w:eastAsia="Arial" w:cs="Arial"/>
                <w:color w:val="2C2C54"/>
                <w:sz w:val="20"/>
                <w:szCs w:val="20"/>
              </w:rPr>
              <w:t xml:space="preserve">Full client onboarding journey via chat in &lt; 5 minutes</w:t>
            </w:r>
          </w:p>
        </w:tc>
      </w:tr>
      <w:tr xmlns:wp14="http://schemas.microsoft.com/office/word/2010/wordml" w:rsidTr="4A8501E8" w14:paraId="0ACF450D"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4240AAE" wp14:textId="77777777">
            <w:r>
              <w:rPr>
                <w:rFonts w:ascii="Arial" w:hAnsi="Arial" w:eastAsia="Arial" w:cs="Arial"/>
                <w:color w:val="2C2C54"/>
                <w:sz w:val="20"/>
                <w:szCs w:val="20"/>
              </w:rPr>
              <w:t xml:space="preserve">5</w:t>
            </w:r>
          </w:p>
        </w:tc>
        <w:tc>
          <w:tcPr>
            <w:tcW w:w="3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FE0D448" wp14:textId="77777777">
            <w:r>
              <w:rPr>
                <w:rFonts w:ascii="Arial" w:hAnsi="Arial" w:eastAsia="Arial" w:cs="Arial"/>
                <w:color w:val="2C2C54"/>
                <w:sz w:val="20"/>
                <w:szCs w:val="20"/>
              </w:rPr>
              <w:t xml:space="preserve">Human-in-the-loop escalation demonstrated</w:t>
            </w:r>
          </w:p>
        </w:tc>
        <w:tc>
          <w:tcPr>
            <w:tcW w:w="5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05394A3" wp14:textId="77777777">
            <w:r>
              <w:rPr>
                <w:rFonts w:ascii="Arial" w:hAnsi="Arial" w:eastAsia="Arial" w:cs="Arial"/>
                <w:color w:val="2C2C54"/>
                <w:sz w:val="20"/>
                <w:szCs w:val="20"/>
              </w:rPr>
              <w:t xml:space="preserve">Compliance trigger → human review → resume workflow</w:t>
            </w:r>
          </w:p>
        </w:tc>
      </w:tr>
      <w:tr xmlns:wp14="http://schemas.microsoft.com/office/word/2010/wordml" w:rsidTr="4A8501E8" w14:paraId="2184EA3B"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B87E3DE" wp14:textId="77777777">
            <w:r>
              <w:rPr>
                <w:rFonts w:ascii="Arial" w:hAnsi="Arial" w:eastAsia="Arial" w:cs="Arial"/>
                <w:color w:val="2C2C54"/>
                <w:sz w:val="20"/>
                <w:szCs w:val="20"/>
              </w:rPr>
              <w:t xml:space="preserve">6</w:t>
            </w:r>
          </w:p>
        </w:tc>
        <w:tc>
          <w:tcPr>
            <w:tcW w:w="3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808F695" wp14:textId="77777777">
            <w:r>
              <w:rPr>
                <w:rFonts w:ascii="Arial" w:hAnsi="Arial" w:eastAsia="Arial" w:cs="Arial"/>
                <w:color w:val="2C2C54"/>
                <w:sz w:val="20"/>
                <w:szCs w:val="20"/>
                <w:lang w:val="en-US"/>
              </w:rPr>
              <w:t>Contact centre agent view live</w:t>
            </w:r>
          </w:p>
        </w:tc>
        <w:tc>
          <w:tcPr>
            <w:tcW w:w="5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7BD8D36" wp14:textId="77777777">
            <w:r>
              <w:rPr>
                <w:rFonts w:ascii="Arial" w:hAnsi="Arial" w:eastAsia="Arial" w:cs="Arial"/>
                <w:color w:val="2C2C54"/>
                <w:sz w:val="20"/>
                <w:szCs w:val="20"/>
              </w:rPr>
              <w:t xml:space="preserve">Real-time status dashboard with AI call summary</w:t>
            </w:r>
          </w:p>
        </w:tc>
      </w:tr>
      <w:tr xmlns:wp14="http://schemas.microsoft.com/office/word/2010/wordml" w:rsidTr="4A8501E8" w14:paraId="2078B44C"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09B8484" wp14:textId="77777777">
            <w:r>
              <w:rPr>
                <w:rFonts w:ascii="Arial" w:hAnsi="Arial" w:eastAsia="Arial" w:cs="Arial"/>
                <w:color w:val="2C2C54"/>
                <w:sz w:val="20"/>
                <w:szCs w:val="20"/>
              </w:rPr>
              <w:t xml:space="preserve">7</w:t>
            </w:r>
          </w:p>
        </w:tc>
        <w:tc>
          <w:tcPr>
            <w:tcW w:w="3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8847977" wp14:textId="77777777">
            <w:r>
              <w:rPr>
                <w:rFonts w:ascii="Arial" w:hAnsi="Arial" w:eastAsia="Arial" w:cs="Arial"/>
                <w:color w:val="2C2C54"/>
                <w:sz w:val="20"/>
                <w:szCs w:val="20"/>
              </w:rPr>
              <w:t xml:space="preserve">Skills framework invocation shown</w:t>
            </w:r>
          </w:p>
        </w:tc>
        <w:tc>
          <w:tcPr>
            <w:tcW w:w="5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FE4DCB4" wp14:textId="77777777">
            <w:r>
              <w:rPr>
                <w:rFonts w:ascii="Arial" w:hAnsi="Arial" w:eastAsia="Arial" w:cs="Arial"/>
                <w:color w:val="2C2C54"/>
                <w:sz w:val="20"/>
                <w:szCs w:val="20"/>
              </w:rPr>
              <w:t xml:space="preserve">At least 3 distinct skills called across agent interactions</w:t>
            </w:r>
          </w:p>
        </w:tc>
      </w:tr>
      <w:tr xmlns:wp14="http://schemas.microsoft.com/office/word/2010/wordml" w:rsidTr="4A8501E8" w14:paraId="447E6278"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3853697" wp14:textId="77777777">
            <w:r>
              <w:rPr>
                <w:rFonts w:ascii="Arial" w:hAnsi="Arial" w:eastAsia="Arial" w:cs="Arial"/>
                <w:color w:val="2C2C54"/>
                <w:sz w:val="20"/>
                <w:szCs w:val="20"/>
              </w:rPr>
              <w:t xml:space="preserve">8</w:t>
            </w:r>
          </w:p>
        </w:tc>
        <w:tc>
          <w:tcPr>
            <w:tcW w:w="3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A293742" wp14:textId="77777777">
            <w:r>
              <w:rPr>
                <w:rFonts w:ascii="Arial" w:hAnsi="Arial" w:eastAsia="Arial" w:cs="Arial"/>
                <w:color w:val="2C2C54"/>
                <w:sz w:val="20"/>
                <w:szCs w:val="20"/>
              </w:rPr>
              <w:t xml:space="preserve">AI completeness validation shown</w:t>
            </w:r>
          </w:p>
        </w:tc>
        <w:tc>
          <w:tcPr>
            <w:tcW w:w="5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BD33CF1" wp14:textId="77777777">
            <w:r>
              <w:rPr>
                <w:rFonts w:ascii="Arial" w:hAnsi="Arial" w:eastAsia="Arial" w:cs="Arial"/>
                <w:color w:val="2C2C54"/>
                <w:sz w:val="20"/>
                <w:szCs w:val="20"/>
              </w:rPr>
              <w:t xml:space="preserve">Document scored with pass/warn/fail findings in workspace</w:t>
            </w:r>
          </w:p>
        </w:tc>
      </w:tr>
      <w:tr xmlns:wp14="http://schemas.microsoft.com/office/word/2010/wordml" w:rsidTr="4A8501E8" w14:paraId="5C5707BE"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B2B7304" wp14:textId="77777777">
            <w:r>
              <w:rPr>
                <w:rFonts w:ascii="Arial" w:hAnsi="Arial" w:eastAsia="Arial" w:cs="Arial"/>
                <w:color w:val="2C2C54"/>
                <w:sz w:val="20"/>
                <w:szCs w:val="20"/>
              </w:rPr>
              <w:t xml:space="preserve">9</w:t>
            </w:r>
          </w:p>
        </w:tc>
        <w:tc>
          <w:tcPr>
            <w:tcW w:w="3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4317487" wp14:textId="77777777">
            <w:r>
              <w:rPr>
                <w:rFonts w:ascii="Arial" w:hAnsi="Arial" w:eastAsia="Arial" w:cs="Arial"/>
                <w:color w:val="2C2C54"/>
                <w:sz w:val="20"/>
                <w:szCs w:val="20"/>
              </w:rPr>
              <w:t xml:space="preserve">Version change detection shown</w:t>
            </w:r>
          </w:p>
        </w:tc>
        <w:tc>
          <w:tcPr>
            <w:tcW w:w="5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CF3C04A" wp14:textId="77777777">
            <w:r>
              <w:rPr>
                <w:rFonts w:ascii="Arial" w:hAnsi="Arial" w:eastAsia="Arial" w:cs="Arial"/>
                <w:color w:val="2C2C54"/>
                <w:sz w:val="20"/>
                <w:szCs w:val="20"/>
              </w:rPr>
              <w:t xml:space="preserve">Resubmitted document diff displayed with added/changed/removed sections</w:t>
            </w:r>
          </w:p>
        </w:tc>
      </w:tr>
      <w:tr xmlns:wp14="http://schemas.microsoft.com/office/word/2010/wordml" w:rsidTr="4A8501E8" w14:paraId="5BD98A50"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D369756" wp14:textId="77777777">
            <w:r>
              <w:rPr>
                <w:rFonts w:ascii="Arial" w:hAnsi="Arial" w:eastAsia="Arial" w:cs="Arial"/>
                <w:color w:val="2C2C54"/>
                <w:sz w:val="20"/>
                <w:szCs w:val="20"/>
              </w:rPr>
              <w:t xml:space="preserve">10</w:t>
            </w:r>
          </w:p>
        </w:tc>
        <w:tc>
          <w:tcPr>
            <w:tcW w:w="3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213F65B" wp14:textId="77777777">
            <w:r>
              <w:rPr>
                <w:rFonts w:ascii="Arial" w:hAnsi="Arial" w:eastAsia="Arial" w:cs="Arial"/>
                <w:color w:val="2C2C54"/>
                <w:sz w:val="20"/>
                <w:szCs w:val="20"/>
                <w:lang w:val="en-US"/>
              </w:rPr>
              <w:t>Agent trace viewer live and interactive</w:t>
            </w:r>
          </w:p>
        </w:tc>
        <w:tc>
          <w:tcPr>
            <w:tcW w:w="5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56EDA4B" wp14:textId="77777777">
            <w:r>
              <w:rPr>
                <w:rFonts w:ascii="Arial" w:hAnsi="Arial" w:eastAsia="Arial" w:cs="Arial"/>
                <w:color w:val="2C2C54"/>
                <w:sz w:val="20"/>
                <w:szCs w:val="20"/>
              </w:rPr>
              <w:t xml:space="preserve">Animated A2A trace canvas with clickable agent nodes and live message log visible during demo</w:t>
            </w:r>
          </w:p>
        </w:tc>
      </w:tr>
      <w:tr xmlns:wp14="http://schemas.microsoft.com/office/word/2010/wordml" w:rsidTr="4A8501E8" w14:paraId="1DEEE91E"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737E36C" wp14:textId="77777777">
            <w:r>
              <w:rPr>
                <w:rFonts w:ascii="Arial" w:hAnsi="Arial" w:eastAsia="Arial" w:cs="Arial"/>
                <w:color w:val="2C2C54"/>
                <w:sz w:val="20"/>
                <w:szCs w:val="20"/>
              </w:rPr>
              <w:t xml:space="preserve">11</w:t>
            </w:r>
          </w:p>
        </w:tc>
        <w:tc>
          <w:tcPr>
            <w:tcW w:w="3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77B569F" wp14:textId="77777777">
            <w:r>
              <w:rPr>
                <w:rFonts w:ascii="Arial" w:hAnsi="Arial" w:eastAsia="Arial" w:cs="Arial"/>
                <w:color w:val="2C2C54"/>
                <w:sz w:val="20"/>
                <w:szCs w:val="20"/>
              </w:rPr>
              <w:t xml:space="preserve">Evidence packet generated and human review completed</w:t>
            </w:r>
          </w:p>
        </w:tc>
        <w:tc>
          <w:tcPr>
            <w:tcW w:w="5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C27BCB8" wp14:textId="77777777">
            <w:r>
              <w:rPr>
                <w:rFonts w:ascii="Arial" w:hAnsi="Arial" w:eastAsia="Arial" w:cs="Arial"/>
                <w:color w:val="2C2C54"/>
                <w:sz w:val="20"/>
                <w:szCs w:val="20"/>
              </w:rPr>
              <w:t xml:space="preserve">Structured evidence packet shown in escalation panel; reviewer approves and workflow resumes (Scenario B demo)</w:t>
            </w:r>
          </w:p>
        </w:tc>
      </w:tr>
    </w:tbl>
    <w:p xmlns:wp14="http://schemas.microsoft.com/office/word/2010/wordml" w14:paraId="0562CB0E" wp14:textId="77777777">
      <w:r>
        <w:br w:type="page"/>
      </w:r>
    </w:p>
    <w:p xmlns:wp14="http://schemas.microsoft.com/office/word/2010/wordml" w14:paraId="6BE8A12E" wp14:textId="77777777">
      <w:pPr>
        <w:pStyle w:val="Heading1"/>
        <w:spacing w:before="360" w:after="160"/>
      </w:pPr>
      <w:r>
        <w:rPr>
          <w:rFonts w:ascii="Arial" w:hAnsi="Arial" w:eastAsia="Arial" w:cs="Arial"/>
          <w:b/>
          <w:bCs/>
          <w:color w:val="1F4E79"/>
          <w:sz w:val="32"/>
          <w:szCs w:val="32"/>
        </w:rPr>
        <w:t xml:space="preserve">12. Risks &amp; Mitigations</w:t>
      </w:r>
    </w:p>
    <w:p xmlns:wp14="http://schemas.microsoft.com/office/word/2010/wordml" w14:paraId="34CE0A4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800"/>
        <w:gridCol w:w="4280"/>
      </w:tblGrid>
      <w:tr xmlns:wp14="http://schemas.microsoft.com/office/word/2010/wordml" w:rsidTr="4A8501E8" w14:paraId="1A9058E5" wp14:textId="77777777">
        <w:trPr>
          <w:tblHeader/>
        </w:trPr>
        <w:tc>
          <w:tcPr>
            <w:tcW w:w="48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1AFA645E" wp14:textId="77777777">
            <w:r>
              <w:rPr>
                <w:rFonts w:ascii="Arial" w:hAnsi="Arial" w:eastAsia="Arial" w:cs="Arial"/>
                <w:b/>
                <w:bCs/>
                <w:color w:val="FFFFFF"/>
                <w:sz w:val="20"/>
                <w:szCs w:val="20"/>
              </w:rPr>
              <w:t xml:space="preserve">#</w:t>
            </w:r>
          </w:p>
        </w:tc>
        <w:tc>
          <w:tcPr>
            <w:tcW w:w="18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0B436CD8" wp14:textId="77777777">
            <w:r>
              <w:rPr>
                <w:rFonts w:ascii="Arial" w:hAnsi="Arial" w:eastAsia="Arial" w:cs="Arial"/>
                <w:b/>
                <w:bCs/>
                <w:color w:val="FFFFFF"/>
                <w:sz w:val="20"/>
                <w:szCs w:val="20"/>
              </w:rPr>
              <w:t xml:space="preserve">Risk</w:t>
            </w:r>
          </w:p>
        </w:tc>
        <w:tc>
          <w:tcPr>
            <w:tcW w:w="28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02F99ED9" wp14:textId="77777777">
            <w:r>
              <w:rPr>
                <w:rFonts w:ascii="Arial" w:hAnsi="Arial" w:eastAsia="Arial" w:cs="Arial"/>
                <w:b/>
                <w:bCs/>
                <w:color w:val="FFFFFF"/>
                <w:sz w:val="20"/>
                <w:szCs w:val="20"/>
              </w:rPr>
              <w:t xml:space="preserve">Description</w:t>
            </w:r>
          </w:p>
        </w:tc>
        <w:tc>
          <w:tcPr>
            <w:tcW w:w="428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62786163" wp14:textId="77777777">
            <w:r>
              <w:rPr>
                <w:rFonts w:ascii="Arial" w:hAnsi="Arial" w:eastAsia="Arial" w:cs="Arial"/>
                <w:b/>
                <w:bCs/>
                <w:color w:val="FFFFFF"/>
                <w:sz w:val="20"/>
                <w:szCs w:val="20"/>
              </w:rPr>
              <w:t xml:space="preserve">Mitigation</w:t>
            </w:r>
          </w:p>
        </w:tc>
      </w:tr>
      <w:tr xmlns:wp14="http://schemas.microsoft.com/office/word/2010/wordml" w:rsidTr="4A8501E8" w14:paraId="0734A371"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49FAAB8" wp14:textId="77777777">
            <w:r>
              <w:rPr>
                <w:rFonts w:ascii="Arial" w:hAnsi="Arial" w:eastAsia="Arial" w:cs="Arial"/>
                <w:color w:val="2C2C54"/>
                <w:sz w:val="20"/>
                <w:szCs w:val="20"/>
              </w:rPr>
              <w:t xml:space="preserve">1</w:t>
            </w:r>
          </w:p>
        </w:tc>
        <w:tc>
          <w:tcPr>
            <w:tcW w:w="1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B3684BB" wp14:textId="77777777">
            <w:r>
              <w:rPr>
                <w:rFonts w:ascii="Arial" w:hAnsi="Arial" w:eastAsia="Arial" w:cs="Arial"/>
                <w:color w:val="2C2C54"/>
                <w:sz w:val="20"/>
                <w:szCs w:val="20"/>
              </w:rPr>
              <w:t xml:space="preserve">Scope Creep</w:t>
            </w:r>
          </w:p>
        </w:tc>
        <w:tc>
          <w:tcPr>
            <w:tcW w:w="2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0E5AC09" wp14:textId="77777777">
            <w:r>
              <w:rPr>
                <w:rFonts w:ascii="Arial" w:hAnsi="Arial" w:eastAsia="Arial" w:cs="Arial"/>
                <w:color w:val="2C2C54"/>
                <w:sz w:val="20"/>
                <w:szCs w:val="20"/>
                <w:lang w:val="en-US"/>
              </w:rPr>
              <w:t>Multi-agent system complexity may lead to over-engineering during hackathon timeframe.</w:t>
            </w:r>
          </w:p>
        </w:tc>
        <w:tc>
          <w:tcPr>
            <w:tcW w:w="4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04E6885" wp14:textId="77777777">
            <w:r>
              <w:rPr>
                <w:rFonts w:ascii="Arial" w:hAnsi="Arial" w:eastAsia="Arial" w:cs="Arial"/>
                <w:color w:val="2C2C54"/>
                <w:sz w:val="20"/>
                <w:szCs w:val="20"/>
              </w:rPr>
              <w:t xml:space="preserve">Define a core MVP demo scope upfront. Use simulated MCP connectors for non-critical integrations.</w:t>
            </w:r>
          </w:p>
        </w:tc>
      </w:tr>
      <w:tr xmlns:wp14="http://schemas.microsoft.com/office/word/2010/wordml" w:rsidTr="4A8501E8" w14:paraId="4239F119"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8E884CA" wp14:textId="77777777">
            <w:r>
              <w:rPr>
                <w:rFonts w:ascii="Arial" w:hAnsi="Arial" w:eastAsia="Arial" w:cs="Arial"/>
                <w:color w:val="2C2C54"/>
                <w:sz w:val="20"/>
                <w:szCs w:val="20"/>
              </w:rPr>
              <w:t xml:space="preserve">2</w:t>
            </w:r>
          </w:p>
        </w:tc>
        <w:tc>
          <w:tcPr>
            <w:tcW w:w="1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D7C31FF" wp14:textId="77777777">
            <w:r>
              <w:rPr>
                <w:rFonts w:ascii="Arial" w:hAnsi="Arial" w:eastAsia="Arial" w:cs="Arial"/>
                <w:color w:val="2C2C54"/>
                <w:sz w:val="20"/>
                <w:szCs w:val="20"/>
              </w:rPr>
              <w:t xml:space="preserve">A2A Latency</w:t>
            </w:r>
          </w:p>
        </w:tc>
        <w:tc>
          <w:tcPr>
            <w:tcW w:w="2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6A256A1" wp14:textId="77777777">
            <w:r>
              <w:rPr>
                <w:rFonts w:ascii="Arial" w:hAnsi="Arial" w:eastAsia="Arial" w:cs="Arial"/>
                <w:color w:val="2C2C54"/>
                <w:sz w:val="20"/>
                <w:szCs w:val="20"/>
                <w:lang w:val="en-US"/>
              </w:rPr>
              <w:t>Inter-agent communication overhead may impact demo responsiveness.</w:t>
            </w:r>
          </w:p>
        </w:tc>
        <w:tc>
          <w:tcPr>
            <w:tcW w:w="4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D1CA25D" wp14:textId="77777777">
            <w:r>
              <w:rPr>
                <w:rFonts w:ascii="Arial" w:hAnsi="Arial" w:eastAsia="Arial" w:cs="Arial"/>
                <w:color w:val="2C2C54"/>
                <w:sz w:val="20"/>
                <w:szCs w:val="20"/>
                <w:lang w:val="en-US"/>
              </w:rPr>
              <w:t>Pre-load agent context. Optimise message serialisation. Use mock responses for non-live agents.</w:t>
            </w:r>
          </w:p>
        </w:tc>
      </w:tr>
      <w:tr xmlns:wp14="http://schemas.microsoft.com/office/word/2010/wordml" w:rsidTr="4A8501E8" w14:paraId="56FA297A"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A036E3D" wp14:textId="77777777">
            <w:r>
              <w:rPr>
                <w:rFonts w:ascii="Arial" w:hAnsi="Arial" w:eastAsia="Arial" w:cs="Arial"/>
                <w:color w:val="2C2C54"/>
                <w:sz w:val="20"/>
                <w:szCs w:val="20"/>
              </w:rPr>
              <w:t xml:space="preserve">3</w:t>
            </w:r>
          </w:p>
        </w:tc>
        <w:tc>
          <w:tcPr>
            <w:tcW w:w="1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552E8E75" wp14:textId="77777777">
            <w:r>
              <w:rPr>
                <w:rFonts w:ascii="Arial" w:hAnsi="Arial" w:eastAsia="Arial" w:cs="Arial"/>
                <w:color w:val="2C2C54"/>
                <w:sz w:val="20"/>
                <w:szCs w:val="20"/>
              </w:rPr>
              <w:t xml:space="preserve">Compliance Complexity</w:t>
            </w:r>
          </w:p>
        </w:tc>
        <w:tc>
          <w:tcPr>
            <w:tcW w:w="2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6F8EE75" wp14:textId="77777777">
            <w:r>
              <w:rPr>
                <w:rFonts w:ascii="Arial" w:hAnsi="Arial" w:eastAsia="Arial" w:cs="Arial"/>
                <w:color w:val="2C2C54"/>
                <w:sz w:val="20"/>
                <w:szCs w:val="20"/>
                <w:lang w:val="en-US"/>
              </w:rPr>
              <w:t>Real KYC/AML integration may be infeasible within hackathon timeline.</w:t>
            </w:r>
          </w:p>
        </w:tc>
        <w:tc>
          <w:tcPr>
            <w:tcW w:w="4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9540F97" wp14:textId="77777777">
            <w:r>
              <w:rPr>
                <w:rFonts w:ascii="Arial" w:hAnsi="Arial" w:eastAsia="Arial" w:cs="Arial"/>
                <w:color w:val="2C2C54"/>
                <w:sz w:val="20"/>
                <w:szCs w:val="20"/>
                <w:lang w:val="en-US"/>
              </w:rPr>
              <w:t>Use a simulated compliance service with realistic response schemas. Flag as production-ready integration point.</w:t>
            </w:r>
          </w:p>
        </w:tc>
      </w:tr>
      <w:tr xmlns:wp14="http://schemas.microsoft.com/office/word/2010/wordml" w:rsidTr="4A8501E8" w14:paraId="09FBEBF7"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C964D78" wp14:textId="77777777">
            <w:r>
              <w:rPr>
                <w:rFonts w:ascii="Arial" w:hAnsi="Arial" w:eastAsia="Arial" w:cs="Arial"/>
                <w:color w:val="2C2C54"/>
                <w:sz w:val="20"/>
                <w:szCs w:val="20"/>
              </w:rPr>
              <w:t xml:space="preserve">4</w:t>
            </w:r>
          </w:p>
        </w:tc>
        <w:tc>
          <w:tcPr>
            <w:tcW w:w="1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78408BA" wp14:textId="77777777">
            <w:r>
              <w:rPr>
                <w:rFonts w:ascii="Arial" w:hAnsi="Arial" w:eastAsia="Arial" w:cs="Arial"/>
                <w:color w:val="2C2C54"/>
                <w:sz w:val="20"/>
                <w:szCs w:val="20"/>
              </w:rPr>
              <w:t xml:space="preserve">LLM Hallucination</w:t>
            </w:r>
          </w:p>
        </w:tc>
        <w:tc>
          <w:tcPr>
            <w:tcW w:w="2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A280D76" wp14:textId="77777777">
            <w:r>
              <w:rPr>
                <w:rFonts w:ascii="Arial" w:hAnsi="Arial" w:eastAsia="Arial" w:cs="Arial"/>
                <w:color w:val="2C2C54"/>
                <w:sz w:val="20"/>
                <w:szCs w:val="20"/>
              </w:rPr>
              <w:t xml:space="preserve">Agents may produce inaccurate information in a financial context.</w:t>
            </w:r>
          </w:p>
        </w:tc>
        <w:tc>
          <w:tcPr>
            <w:tcW w:w="4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8D01EC7" wp14:textId="77777777">
            <w:r>
              <w:rPr>
                <w:rFonts w:ascii="Arial" w:hAnsi="Arial" w:eastAsia="Arial" w:cs="Arial"/>
                <w:color w:val="2C2C54"/>
                <w:sz w:val="20"/>
                <w:szCs w:val="20"/>
              </w:rPr>
              <w:t xml:space="preserve">Constrain agent outputs with structured schemas and validation layers. Use deterministic responses for regulated content.</w:t>
            </w:r>
          </w:p>
        </w:tc>
      </w:tr>
      <w:tr xmlns:wp14="http://schemas.microsoft.com/office/word/2010/wordml" w:rsidTr="4A8501E8" w14:paraId="315F914A" wp14:textId="77777777">
        <w:tc>
          <w:tcPr>
            <w:tcW w:w="4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6DB90EB" wp14:textId="77777777">
            <w:r>
              <w:rPr>
                <w:rFonts w:ascii="Arial" w:hAnsi="Arial" w:eastAsia="Arial" w:cs="Arial"/>
                <w:color w:val="2C2C54"/>
                <w:sz w:val="20"/>
                <w:szCs w:val="20"/>
              </w:rPr>
              <w:t xml:space="preserve">5</w:t>
            </w:r>
          </w:p>
        </w:tc>
        <w:tc>
          <w:tcPr>
            <w:tcW w:w="1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A76E81B" wp14:textId="77777777">
            <w:r>
              <w:rPr>
                <w:rFonts w:ascii="Arial" w:hAnsi="Arial" w:eastAsia="Arial" w:cs="Arial"/>
                <w:color w:val="2C2C54"/>
                <w:sz w:val="20"/>
                <w:szCs w:val="20"/>
              </w:rPr>
              <w:t xml:space="preserve">Demo Environment Stability</w:t>
            </w:r>
          </w:p>
        </w:tc>
        <w:tc>
          <w:tcPr>
            <w:tcW w:w="28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79DC55F" wp14:textId="77777777">
            <w:r>
              <w:rPr>
                <w:rFonts w:ascii="Arial" w:hAnsi="Arial" w:eastAsia="Arial" w:cs="Arial"/>
                <w:color w:val="2C2C54"/>
                <w:sz w:val="20"/>
                <w:szCs w:val="20"/>
              </w:rPr>
              <w:t xml:space="preserve">Live demos are high-risk. System failure during presentation is costly.</w:t>
            </w:r>
          </w:p>
        </w:tc>
        <w:tc>
          <w:tcPr>
            <w:tcW w:w="428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2ABF1C2" wp14:textId="77777777">
            <w:r>
              <w:rPr>
                <w:rFonts w:ascii="Arial" w:hAnsi="Arial" w:eastAsia="Arial" w:cs="Arial"/>
                <w:color w:val="2C2C54"/>
                <w:sz w:val="20"/>
                <w:szCs w:val="20"/>
              </w:rPr>
              <w:t xml:space="preserve">Prepare a pre-recorded fallback demo. Conduct full rehearsal 24 hours before presentation.</w:t>
            </w:r>
          </w:p>
        </w:tc>
      </w:tr>
      <w:tr xmlns:wp14="http://schemas.microsoft.com/office/word/2010/wordml" w:rsidTr="4A8501E8" w14:paraId="4BB87729" wp14:textId="77777777">
        <w:tc>
          <w:tcPr>
            <w:tcW w:w="4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946A7AE" wp14:textId="77777777">
            <w:r>
              <w:rPr>
                <w:rFonts w:ascii="Arial" w:hAnsi="Arial" w:eastAsia="Arial" w:cs="Arial"/>
                <w:color w:val="2C2C54"/>
                <w:sz w:val="20"/>
                <w:szCs w:val="20"/>
              </w:rPr>
              <w:t xml:space="preserve">6</w:t>
            </w:r>
          </w:p>
        </w:tc>
        <w:tc>
          <w:tcPr>
            <w:tcW w:w="1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0D961AA" wp14:textId="77777777">
            <w:r>
              <w:rPr>
                <w:rFonts w:ascii="Arial" w:hAnsi="Arial" w:eastAsia="Arial" w:cs="Arial"/>
                <w:color w:val="2C2C54"/>
                <w:sz w:val="20"/>
                <w:szCs w:val="20"/>
              </w:rPr>
              <w:t xml:space="preserve">LLM Provider Outage</w:t>
            </w:r>
          </w:p>
        </w:tc>
        <w:tc>
          <w:tcPr>
            <w:tcW w:w="28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9F3A7D8" wp14:textId="77777777">
            <w:r>
              <w:rPr>
                <w:rFonts w:ascii="Arial" w:hAnsi="Arial" w:eastAsia="Arial" w:cs="Arial"/>
                <w:color w:val="2C2C54"/>
                <w:sz w:val="20"/>
                <w:szCs w:val="20"/>
              </w:rPr>
              <w:t xml:space="preserve">Paid API provider outage during demo could disable AI validation features.</w:t>
            </w:r>
          </w:p>
        </w:tc>
        <w:tc>
          <w:tcPr>
            <w:tcW w:w="428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9171CDF" wp14:textId="77777777">
            <w:r>
              <w:rPr>
                <w:rFonts w:ascii="Arial" w:hAnsi="Arial" w:eastAsia="Arial" w:cs="Arial"/>
                <w:color w:val="2C2C54"/>
                <w:sz w:val="20"/>
                <w:szCs w:val="20"/>
              </w:rPr>
              <w:t xml:space="preserve">Configure fallback to self-hosted model (Llama/Mistral). Test provider failover before demo day.</w:t>
            </w:r>
          </w:p>
        </w:tc>
      </w:tr>
    </w:tbl>
    <w:p xmlns:wp14="http://schemas.microsoft.com/office/word/2010/wordml" w14:paraId="62EBF3C5" wp14:textId="77777777">
      <w:r>
        <w:br w:type="page"/>
      </w:r>
    </w:p>
    <w:p xmlns:wp14="http://schemas.microsoft.com/office/word/2010/wordml" w14:paraId="0D02353B" wp14:textId="77777777">
      <w:pPr>
        <w:pStyle w:val="Heading1"/>
        <w:spacing w:before="360" w:after="160"/>
      </w:pPr>
      <w:r>
        <w:rPr>
          <w:rFonts w:ascii="Arial" w:hAnsi="Arial" w:eastAsia="Arial" w:cs="Arial"/>
          <w:b/>
          <w:bCs/>
          <w:color w:val="1F4E79"/>
          <w:sz w:val="32"/>
          <w:szCs w:val="32"/>
        </w:rPr>
        <w:t xml:space="preserve">13. Hackathon Scope Definition</w:t>
      </w:r>
    </w:p>
    <w:p xmlns:wp14="http://schemas.microsoft.com/office/word/2010/wordml" w14:paraId="219544F5" wp14:textId="77777777">
      <w:pPr>
        <w:pStyle w:val="Heading2"/>
        <w:spacing w:before="280" w:after="120"/>
      </w:pPr>
      <w:r>
        <w:rPr>
          <w:rFonts w:ascii="Arial" w:hAnsi="Arial" w:eastAsia="Arial" w:cs="Arial"/>
          <w:b w:val="1"/>
          <w:bCs w:val="1"/>
          <w:color w:val="2E75B6"/>
          <w:sz w:val="26"/>
          <w:szCs w:val="26"/>
          <w:lang w:val="en-US"/>
        </w:rPr>
        <w:t>13.1  In-Scope for Hackathon</w:t>
      </w:r>
    </w:p>
    <w:p xmlns:wp14="http://schemas.microsoft.com/office/word/2010/wordml" w14:paraId="4D07E6C2" wp14:textId="0BBC4E3C">
      <w:pPr>
        <w:pStyle w:val="ListParagraph"/>
        <w:numPr>
          <w:ilvl w:val="0"/>
          <w:numId w:val="2"/>
        </w:numPr>
        <w:spacing w:before="40" w:after="40"/>
        <w:rPr/>
      </w:pPr>
      <w:r>
        <w:rPr>
          <w:rFonts w:ascii="Arial" w:hAnsi="Arial" w:eastAsia="Arial" w:cs="Arial"/>
          <w:color w:val="2C2C54"/>
          <w:sz w:val="22"/>
          <w:szCs w:val="22"/>
        </w:rPr>
        <w:t>End-to-end conversational onboarding demo for 2 wealth management products (Cash Account + Retirement Account).</w:t>
      </w:r>
    </w:p>
    <w:p xmlns:wp14="http://schemas.microsoft.com/office/word/2010/wordml" w14:paraId="43194691" wp14:textId="77777777">
      <w:pPr>
        <w:pStyle w:val="ListParagraph"/>
        <w:numPr>
          <w:ilvl w:val="0"/>
          <w:numId w:val="2"/>
        </w:numPr>
        <w:spacing w:before="40" w:after="40"/>
      </w:pPr>
      <w:r>
        <w:rPr>
          <w:rFonts w:ascii="Arial" w:hAnsi="Arial" w:eastAsia="Arial" w:cs="Arial"/>
          <w:color w:val="2C2C54"/>
          <w:sz w:val="22"/>
          <w:szCs w:val="22"/>
        </w:rPr>
        <w:t xml:space="preserve">Orchestrator Agent + 4 active sub-agents: Customer Service, KYC/Compliance, Document Intelligence, Product Onboarding.</w:t>
      </w:r>
    </w:p>
    <w:p xmlns:wp14="http://schemas.microsoft.com/office/word/2010/wordml" w14:paraId="6E5314D3" wp14:textId="77777777">
      <w:pPr>
        <w:pStyle w:val="ListParagraph"/>
        <w:numPr>
          <w:ilvl w:val="0"/>
          <w:numId w:val="2"/>
        </w:numPr>
        <w:spacing w:before="40" w:after="40"/>
        <w:rPr/>
      </w:pPr>
      <w:r>
        <w:rPr>
          <w:rFonts w:ascii="Arial" w:hAnsi="Arial" w:eastAsia="Arial" w:cs="Arial"/>
          <w:color w:val="2C2C54"/>
          <w:sz w:val="22"/>
          <w:szCs w:val="22"/>
          <w:lang w:val="en-US"/>
        </w:rPr>
        <w:t>A2A communication layer with visualised message trace.</w:t>
      </w:r>
    </w:p>
    <w:p xmlns:wp14="http://schemas.microsoft.com/office/word/2010/wordml" w14:paraId="3FD5F59D" wp14:textId="77777777">
      <w:pPr>
        <w:pStyle w:val="ListParagraph"/>
        <w:numPr>
          <w:ilvl w:val="0"/>
          <w:numId w:val="2"/>
        </w:numPr>
        <w:spacing w:before="40" w:after="40"/>
      </w:pPr>
      <w:r>
        <w:rPr>
          <w:rFonts w:ascii="Arial" w:hAnsi="Arial" w:eastAsia="Arial" w:cs="Arial"/>
          <w:color w:val="2C2C54"/>
          <w:sz w:val="22"/>
          <w:szCs w:val="22"/>
        </w:rPr>
        <w:t xml:space="preserve">MCP integrations: simulated identity verification service and document management system.</w:t>
      </w:r>
    </w:p>
    <w:p xmlns:wp14="http://schemas.microsoft.com/office/word/2010/wordml" w14:paraId="216085FE" wp14:textId="77777777">
      <w:pPr>
        <w:pStyle w:val="ListParagraph"/>
        <w:numPr>
          <w:ilvl w:val="0"/>
          <w:numId w:val="2"/>
        </w:numPr>
        <w:spacing w:before="40" w:after="40"/>
      </w:pPr>
      <w:r>
        <w:rPr>
          <w:rFonts w:ascii="Arial" w:hAnsi="Arial" w:eastAsia="Arial" w:cs="Arial"/>
          <w:color w:val="2C2C54"/>
          <w:sz w:val="22"/>
          <w:szCs w:val="22"/>
        </w:rPr>
        <w:t xml:space="preserve">Contact Centre Agent dashboard with real-time status and AI summary.</w:t>
      </w:r>
    </w:p>
    <w:p xmlns:wp14="http://schemas.microsoft.com/office/word/2010/wordml" w14:paraId="15D7DC64" wp14:textId="77777777">
      <w:pPr>
        <w:pStyle w:val="ListParagraph"/>
        <w:numPr>
          <w:ilvl w:val="0"/>
          <w:numId w:val="2"/>
        </w:numPr>
        <w:spacing w:before="40" w:after="40"/>
      </w:pPr>
      <w:r>
        <w:rPr>
          <w:rFonts w:ascii="Arial" w:hAnsi="Arial" w:eastAsia="Arial" w:cs="Arial"/>
          <w:color w:val="2C2C54"/>
          <w:sz w:val="22"/>
          <w:szCs w:val="22"/>
        </w:rPr>
        <w:t xml:space="preserve">One human-in-the-loop escalation scenario (compliance flag).</w:t>
      </w:r>
    </w:p>
    <w:p xmlns:wp14="http://schemas.microsoft.com/office/word/2010/wordml" w14:paraId="07720597" wp14:textId="77777777">
      <w:pPr>
        <w:pStyle w:val="ListParagraph"/>
        <w:numPr>
          <w:ilvl w:val="0"/>
          <w:numId w:val="2"/>
        </w:numPr>
        <w:spacing w:before="40" w:after="40"/>
        <w:rPr/>
      </w:pPr>
      <w:r>
        <w:rPr>
          <w:rFonts w:ascii="Arial" w:hAnsi="Arial" w:eastAsia="Arial" w:cs="Arial"/>
          <w:color w:val="2C2C54"/>
          <w:sz w:val="22"/>
          <w:szCs w:val="22"/>
          <w:lang w:val="en-US"/>
        </w:rPr>
        <w:t>Skills framework with minimum 3 shared skills demonstrated.</w:t>
      </w:r>
    </w:p>
    <w:p xmlns:wp14="http://schemas.microsoft.com/office/word/2010/wordml" w14:paraId="32D9EFB5" wp14:textId="77777777">
      <w:pPr>
        <w:pStyle w:val="ListParagraph"/>
        <w:numPr>
          <w:ilvl w:val="0"/>
          <w:numId w:val="2"/>
        </w:numPr>
        <w:spacing w:before="40" w:after="40"/>
      </w:pPr>
      <w:r>
        <w:rPr>
          <w:rFonts w:ascii="Arial" w:hAnsi="Arial" w:eastAsia="Arial" w:cs="Arial"/>
          <w:color w:val="2C2C54"/>
          <w:sz w:val="22"/>
          <w:szCs w:val="22"/>
        </w:rPr>
        <w:t xml:space="preserve">Collaboration Agent (basic version): advisor notification and document review coordination.</w:t>
      </w:r>
    </w:p>
    <w:p xmlns:wp14="http://schemas.microsoft.com/office/word/2010/wordml" w14:paraId="66EF7FBA" wp14:textId="77777777">
      <w:pPr>
        <w:pStyle w:val="ListParagraph"/>
        <w:numPr>
          <w:ilvl w:val="0"/>
          <w:numId w:val="2"/>
        </w:numPr>
        <w:spacing w:before="40" w:after="40"/>
        <w:rPr/>
      </w:pPr>
      <w:r>
        <w:rPr>
          <w:rFonts w:ascii="Arial" w:hAnsi="Arial" w:eastAsia="Arial" w:cs="Arial"/>
          <w:color w:val="2C2C54"/>
          <w:sz w:val="22"/>
          <w:szCs w:val="22"/>
          <w:lang w:val="en-US"/>
        </w:rPr>
        <w:t>GlideGate onboarding workspace with all 16 features defined in Section 5.</w:t>
      </w:r>
    </w:p>
    <w:p xmlns:wp14="http://schemas.microsoft.com/office/word/2010/wordml" w14:paraId="3F41B7EF" wp14:textId="77777777">
      <w:pPr>
        <w:pStyle w:val="ListParagraph"/>
        <w:numPr>
          <w:ilvl w:val="0"/>
          <w:numId w:val="2"/>
        </w:numPr>
        <w:spacing w:before="40" w:after="40"/>
      </w:pPr>
      <w:r>
        <w:rPr>
          <w:rFonts w:ascii="Arial" w:hAnsi="Arial" w:eastAsia="Arial" w:cs="Arial"/>
          <w:color w:val="2C2C54"/>
          <w:sz w:val="22"/>
          <w:szCs w:val="22"/>
        </w:rPr>
        <w:t xml:space="preserve">AI completeness validation with editable prompts and LLM provider configuration.</w:t>
      </w:r>
    </w:p>
    <w:p xmlns:wp14="http://schemas.microsoft.com/office/word/2010/wordml" w14:paraId="583777BD" wp14:textId="77777777">
      <w:pPr>
        <w:pStyle w:val="ListParagraph"/>
        <w:numPr>
          <w:ilvl w:val="0"/>
          <w:numId w:val="2"/>
        </w:numPr>
        <w:spacing w:before="40" w:after="40"/>
      </w:pPr>
      <w:r>
        <w:rPr>
          <w:rFonts w:ascii="Arial" w:hAnsi="Arial" w:eastAsia="Arial" w:cs="Arial"/>
          <w:color w:val="2C2C54"/>
          <w:sz w:val="22"/>
          <w:szCs w:val="22"/>
        </w:rPr>
        <w:t xml:space="preserve">Version change detection for document resubmissions.</w:t>
      </w:r>
    </w:p>
    <w:p xmlns:wp14="http://schemas.microsoft.com/office/word/2010/wordml" w14:paraId="151EB699" wp14:textId="77777777">
      <w:pPr>
        <w:pStyle w:val="Heading2"/>
        <w:spacing w:before="280" w:after="120"/>
      </w:pPr>
      <w:r>
        <w:rPr>
          <w:rFonts w:ascii="Arial" w:hAnsi="Arial" w:eastAsia="Arial" w:cs="Arial"/>
          <w:b w:val="1"/>
          <w:bCs w:val="1"/>
          <w:color w:val="2E75B6"/>
          <w:sz w:val="26"/>
          <w:szCs w:val="26"/>
          <w:lang w:val="en-US"/>
        </w:rPr>
        <w:t>13.2  Out of Scope for Hackathon</w:t>
      </w:r>
    </w:p>
    <w:p xmlns:wp14="http://schemas.microsoft.com/office/word/2010/wordml" w14:paraId="12B752CE" wp14:textId="77777777">
      <w:pPr>
        <w:pStyle w:val="ListParagraph"/>
        <w:numPr>
          <w:ilvl w:val="0"/>
          <w:numId w:val="2"/>
        </w:numPr>
        <w:spacing w:before="40" w:after="40"/>
      </w:pPr>
      <w:r>
        <w:rPr>
          <w:rFonts w:ascii="Arial" w:hAnsi="Arial" w:eastAsia="Arial" w:cs="Arial"/>
          <w:color w:val="2C2C54"/>
          <w:sz w:val="22"/>
          <w:szCs w:val="22"/>
        </w:rPr>
        <w:t xml:space="preserve">Real production integrations with live banking, CRM, or regulatory systems.</w:t>
      </w:r>
    </w:p>
    <w:p xmlns:wp14="http://schemas.microsoft.com/office/word/2010/wordml" w14:paraId="550DE2F3" wp14:textId="77777777">
      <w:pPr>
        <w:pStyle w:val="ListParagraph"/>
        <w:numPr>
          <w:ilvl w:val="0"/>
          <w:numId w:val="2"/>
        </w:numPr>
        <w:spacing w:before="40" w:after="40"/>
      </w:pPr>
      <w:r>
        <w:rPr>
          <w:rFonts w:ascii="Arial" w:hAnsi="Arial" w:eastAsia="Arial" w:cs="Arial"/>
          <w:color w:val="2C2C54"/>
          <w:sz w:val="22"/>
          <w:szCs w:val="22"/>
        </w:rPr>
        <w:t xml:space="preserve">Full KYC/AML regulatory compliance — demo uses a simulated verification service.</w:t>
      </w:r>
    </w:p>
    <w:p xmlns:wp14="http://schemas.microsoft.com/office/word/2010/wordml" w14:paraId="3614D5B3" wp14:textId="77777777">
      <w:pPr>
        <w:pStyle w:val="ListParagraph"/>
        <w:numPr>
          <w:ilvl w:val="0"/>
          <w:numId w:val="2"/>
        </w:numPr>
        <w:spacing w:before="40" w:after="40"/>
      </w:pPr>
      <w:r>
        <w:rPr>
          <w:rFonts w:ascii="Arial" w:hAnsi="Arial" w:eastAsia="Arial" w:cs="Arial"/>
          <w:color w:val="2C2C54"/>
          <w:sz w:val="22"/>
          <w:szCs w:val="22"/>
        </w:rPr>
        <w:t xml:space="preserve">Voice channel implementation (text-based chat interface only for hackathon).</w:t>
      </w:r>
    </w:p>
    <w:p xmlns:wp14="http://schemas.microsoft.com/office/word/2010/wordml" w14:paraId="0E19AC28" wp14:textId="77777777">
      <w:pPr>
        <w:pStyle w:val="ListParagraph"/>
        <w:numPr>
          <w:ilvl w:val="0"/>
          <w:numId w:val="2"/>
        </w:numPr>
        <w:spacing w:before="40" w:after="40"/>
      </w:pPr>
      <w:r>
        <w:rPr>
          <w:rFonts w:ascii="Arial" w:hAnsi="Arial" w:eastAsia="Arial" w:cs="Arial"/>
          <w:color w:val="2C2C54"/>
          <w:sz w:val="22"/>
          <w:szCs w:val="22"/>
        </w:rPr>
        <w:t xml:space="preserve">Multi-jurisdictional regulatory variants.</w:t>
      </w:r>
    </w:p>
    <w:p xmlns:wp14="http://schemas.microsoft.com/office/word/2010/wordml" w14:paraId="13CBF6BA" wp14:textId="77777777">
      <w:pPr>
        <w:pStyle w:val="ListParagraph"/>
        <w:numPr>
          <w:ilvl w:val="0"/>
          <w:numId w:val="2"/>
        </w:numPr>
        <w:spacing w:before="40" w:after="40"/>
      </w:pPr>
      <w:r>
        <w:rPr>
          <w:rFonts w:ascii="Arial" w:hAnsi="Arial" w:eastAsia="Arial" w:cs="Arial"/>
          <w:color w:val="2C2C54"/>
          <w:sz w:val="22"/>
          <w:szCs w:val="22"/>
        </w:rPr>
        <w:t xml:space="preserve">Production security hardening and penetration testing.</w:t>
      </w:r>
    </w:p>
    <w:p xmlns:wp14="http://schemas.microsoft.com/office/word/2010/wordml" w14:paraId="2C11D419" wp14:textId="77777777">
      <w:pPr>
        <w:pStyle w:val="ListParagraph"/>
        <w:numPr>
          <w:ilvl w:val="0"/>
          <w:numId w:val="2"/>
        </w:numPr>
        <w:spacing w:before="40" w:after="40"/>
      </w:pPr>
      <w:r>
        <w:rPr>
          <w:rFonts w:ascii="Arial" w:hAnsi="Arial" w:eastAsia="Arial" w:cs="Arial"/>
          <w:color w:val="2C2C54"/>
          <w:sz w:val="22"/>
          <w:szCs w:val="22"/>
        </w:rPr>
        <w:t xml:space="preserve">Load and performance testing beyond demo concurrency requirements.</w:t>
      </w:r>
    </w:p>
    <w:p xmlns:wp14="http://schemas.microsoft.com/office/word/2010/wordml" w14:paraId="45E6B683" wp14:textId="77777777">
      <w:pPr>
        <w:pStyle w:val="Heading2"/>
        <w:spacing w:before="280" w:after="120"/>
      </w:pPr>
      <w:r>
        <w:rPr>
          <w:rFonts w:ascii="Arial" w:hAnsi="Arial" w:eastAsia="Arial" w:cs="Arial"/>
          <w:b w:val="1"/>
          <w:bCs w:val="1"/>
          <w:color w:val="2E75B6"/>
          <w:sz w:val="26"/>
          <w:szCs w:val="26"/>
          <w:lang w:val="en-US"/>
        </w:rPr>
        <w:t>13.3  Suggested Team Composition</w:t>
      </w:r>
    </w:p>
    <w:p xmlns:wp14="http://schemas.microsoft.com/office/word/2010/wordml" w14:paraId="28DBEB8B" wp14:textId="77777777">
      <w:pPr>
        <w:pStyle w:val="ListParagraph"/>
        <w:numPr>
          <w:ilvl w:val="0"/>
          <w:numId w:val="2"/>
        </w:numPr>
        <w:spacing w:before="40" w:after="40"/>
      </w:pPr>
      <w:r>
        <w:rPr>
          <w:rFonts w:ascii="Arial" w:hAnsi="Arial" w:eastAsia="Arial" w:cs="Arial"/>
          <w:color w:val="2C2C54"/>
          <w:sz w:val="22"/>
          <w:szCs w:val="22"/>
        </w:rPr>
        <w:t xml:space="preserve">1 x Solution Architect / Tech Lead — agent framework design, orchestration logic.</w:t>
      </w:r>
    </w:p>
    <w:p xmlns:wp14="http://schemas.microsoft.com/office/word/2010/wordml" w14:paraId="032A000B" wp14:textId="77777777">
      <w:pPr>
        <w:pStyle w:val="ListParagraph"/>
        <w:numPr>
          <w:ilvl w:val="0"/>
          <w:numId w:val="2"/>
        </w:numPr>
        <w:spacing w:before="40" w:after="40"/>
      </w:pPr>
      <w:r>
        <w:rPr>
          <w:rFonts w:ascii="Arial" w:hAnsi="Arial" w:eastAsia="Arial" w:cs="Arial"/>
          <w:color w:val="2C2C54"/>
          <w:sz w:val="22"/>
          <w:szCs w:val="22"/>
        </w:rPr>
        <w:t xml:space="preserve">2 x Full-Stack Engineers — conversational UI, agent backend, MCP connectors.</w:t>
      </w:r>
    </w:p>
    <w:p xmlns:wp14="http://schemas.microsoft.com/office/word/2010/wordml" w14:paraId="06BF3425" wp14:textId="77777777">
      <w:pPr>
        <w:pStyle w:val="ListParagraph"/>
        <w:numPr>
          <w:ilvl w:val="0"/>
          <w:numId w:val="2"/>
        </w:numPr>
        <w:spacing w:before="40" w:after="40"/>
      </w:pPr>
      <w:r>
        <w:rPr>
          <w:rFonts w:ascii="Arial" w:hAnsi="Arial" w:eastAsia="Arial" w:cs="Arial"/>
          <w:color w:val="2C2C54"/>
          <w:sz w:val="22"/>
          <w:szCs w:val="22"/>
        </w:rPr>
        <w:t xml:space="preserve">1 x AI/ML Engineer — LLM prompt engineering, agent skill development.</w:t>
      </w:r>
    </w:p>
    <w:p xmlns:wp14="http://schemas.microsoft.com/office/word/2010/wordml" w14:paraId="53F0F9F5" wp14:textId="77777777">
      <w:pPr>
        <w:pStyle w:val="ListParagraph"/>
        <w:numPr>
          <w:ilvl w:val="0"/>
          <w:numId w:val="2"/>
        </w:numPr>
        <w:spacing w:before="40" w:after="40"/>
      </w:pPr>
      <w:r>
        <w:rPr>
          <w:rFonts w:ascii="Arial" w:hAnsi="Arial" w:eastAsia="Arial" w:cs="Arial"/>
          <w:color w:val="2C2C54"/>
          <w:sz w:val="22"/>
          <w:szCs w:val="22"/>
        </w:rPr>
        <w:t xml:space="preserve">1 x Domain SME (Wealth Management) — business logic, compliance workflow, demo script.</w:t>
      </w:r>
    </w:p>
    <w:p xmlns:wp14="http://schemas.microsoft.com/office/word/2010/wordml" w14:paraId="6D98A12B" wp14:textId="77777777">
      <w:r>
        <w:br w:type="page"/>
      </w:r>
    </w:p>
    <w:p xmlns:wp14="http://schemas.microsoft.com/office/word/2010/wordml" w14:paraId="541E7066" wp14:textId="77777777">
      <w:pPr>
        <w:pStyle w:val="Heading1"/>
        <w:spacing w:before="360" w:after="160"/>
      </w:pPr>
      <w:ins w:author="Claude" w:date="2026-05-11T00:00:00Z" w:id="101">
        <w:r>
          <w:rPr>
            <w:rFonts w:ascii="Arial" w:hAnsi="Arial" w:eastAsia="Arial" w:cs="Arial"/>
            <w:b/>
            <w:bCs/>
            <w:color w:val="1F4E79"/>
            <w:sz w:val="32"/>
            <w:szCs w:val="32"/>
          </w:rPr>
          <w:t xml:space="preserve">15. Technical Implementation Requirements — Database &amp; Dynamic Questionnaire</w:t>
        </w:r>
      </w:ins>
    </w:p>
    <w:p xmlns:wp14="http://schemas.microsoft.com/office/word/2010/wordml" w14:paraId="2946DB82" wp14:textId="77777777">
      <w:pPr>
        <w:spacing w:before="80" w:after="80"/>
      </w:pPr>
      <w:ins w:author="Claude" w:date="2026-05-11T00:00:00Z" w:id="102">
        <w:r/>
      </w:ins>
    </w:p>
    <w:p xmlns:wp14="http://schemas.microsoft.com/office/word/2010/wordml" w14:paraId="36A3BEE9" wp14:textId="77777777">
      <w:pPr>
        <w:pStyle w:val="Heading2"/>
        <w:spacing w:before="240" w:after="120"/>
      </w:pPr>
      <w:ins w:author="Claude" w:date="2026-05-11T00:00:00Z" w16du:dateUtc="2026-05-11T00:00:00Z" w:id="362617069">
        <w:r>
          <w:rPr>
            <w:rFonts w:ascii="Arial" w:hAnsi="Arial" w:eastAsia="Arial" w:cs="Arial"/>
            <w:b w:val="1"/>
            <w:bCs w:val="1"/>
            <w:color w:val="2E75B6"/>
            <w:sz w:val="28"/>
            <w:szCs w:val="28"/>
            <w:lang w:val="en-US"/>
          </w:rPr>
          <w:t>15.1  Business Context</w:t>
        </w:r>
      </w:ins>
    </w:p>
    <w:p xmlns:wp14="http://schemas.microsoft.com/office/word/2010/wordml" w14:paraId="52251ABE" wp14:textId="6BD9E885">
      <w:pPr>
        <w:spacing w:before="80" w:after="120"/>
      </w:pPr>
      <w:ins w:author="Claude" w:date="2026-05-11T00:00:00Z" w16du:dateUtc="2026-05-11T00:00:00Z" w:id="998030091">
        <w:r>
          <w:rPr>
            <w:rFonts w:ascii="Arial" w:hAnsi="Arial" w:eastAsia="Arial" w:cs="Arial"/>
            <w:sz w:val="24"/>
            <w:szCs w:val="24"/>
            <w:lang w:val="en-US"/>
          </w:rPr>
          <w:t xml:space="preserve">GlideGate helps a retail wealth client onboard for multiple products in one journey. For the hackathon MVP, the selected products are: (1) </w:t>
        </w:r>
      </w:ins>
      <w:r>
        <w:rPr>
          <w:rFonts w:ascii="Arial" w:hAnsi="Arial" w:eastAsia="Arial" w:cs="Arial"/>
          <w:sz w:val="24"/>
          <w:szCs w:val="24"/>
          <w:lang w:val="en-US"/>
        </w:rPr>
        <w:t>Cash Account</w:t>
      </w:r>
      <w:ins w:author="Claude" w:date="2026-05-11T00:00:00Z" w16du:dateUtc="2026-05-11T00:00:00Z" w:id="1622808955">
        <w:r>
          <w:rPr>
            <w:rFonts w:ascii="Arial" w:hAnsi="Arial" w:eastAsia="Arial" w:cs="Arial"/>
            <w:sz w:val="24"/>
            <w:szCs w:val="24"/>
            <w:lang w:val="en-US"/>
          </w:rPr>
          <w:t xml:space="preserve"> and (2) Retirement Account.</w:t>
        </w:r>
      </w:ins>
    </w:p>
    <w:p xmlns:wp14="http://schemas.microsoft.com/office/word/2010/wordml" w14:paraId="3185C1C4" wp14:textId="77777777">
      <w:pPr>
        <w:spacing w:before="80" w:after="80"/>
      </w:pPr>
      <w:ins w:author="Claude" w:date="2026-05-11T00:00:00Z" w:id="105">
        <w:r>
          <w:rPr>
            <w:rFonts w:ascii="Arial" w:hAnsi="Arial" w:eastAsia="Arial" w:cs="Arial"/>
            <w:sz w:val="24"/>
            <w:szCs w:val="24"/>
          </w:rPr>
          <w:t xml:space="preserve">The system must support the following capabilities:</w:t>
        </w:r>
      </w:ins>
    </w:p>
    <w:p xmlns:wp14="http://schemas.microsoft.com/office/word/2010/wordml" w14:paraId="586CC88F" wp14:textId="77777777">
      <w:pPr>
        <w:numPr>
          <w:ilvl w:val="0"/>
          <w:numId w:val="1"/>
        </w:numPr>
        <w:spacing w:before="60" w:after="60"/>
      </w:pPr>
      <w:ins w:author="Claude" w:date="2026-05-11T00:00:00Z" w:id="106">
        <w:r>
          <w:rPr>
            <w:rFonts w:ascii="Arial" w:hAnsi="Arial" w:eastAsia="Arial" w:cs="Arial"/>
            <w:sz w:val="24"/>
            <w:szCs w:val="24"/>
          </w:rPr>
          <w:t xml:space="preserve">Conversational onboarding</w:t>
        </w:r>
      </w:ins>
    </w:p>
    <w:p xmlns:wp14="http://schemas.microsoft.com/office/word/2010/wordml" w14:paraId="6327883F" wp14:textId="77777777">
      <w:pPr>
        <w:numPr>
          <w:ilvl w:val="0"/>
          <w:numId w:val="1"/>
        </w:numPr>
        <w:spacing w:before="60" w:after="60"/>
      </w:pPr>
      <w:ins w:author="Claude" w:date="2026-05-11T00:00:00Z" w:id="107">
        <w:r>
          <w:rPr>
            <w:rFonts w:ascii="Arial" w:hAnsi="Arial" w:eastAsia="Arial" w:cs="Arial"/>
            <w:sz w:val="24"/>
            <w:szCs w:val="24"/>
          </w:rPr>
          <w:t xml:space="preserve">Dynamic client questions</w:t>
        </w:r>
      </w:ins>
    </w:p>
    <w:p xmlns:wp14="http://schemas.microsoft.com/office/word/2010/wordml" w14:paraId="0EC4AADB" wp14:textId="77777777">
      <w:pPr>
        <w:numPr>
          <w:ilvl w:val="0"/>
          <w:numId w:val="1"/>
        </w:numPr>
        <w:spacing w:before="60" w:after="60"/>
      </w:pPr>
      <w:ins w:author="Claude" w:date="2026-05-11T00:00:00Z" w:id="108">
        <w:r>
          <w:rPr>
            <w:rFonts w:ascii="Arial" w:hAnsi="Arial" w:eastAsia="Arial" w:cs="Arial"/>
            <w:sz w:val="24"/>
            <w:szCs w:val="24"/>
          </w:rPr>
          <w:t xml:space="preserve">Single client data intake</w:t>
        </w:r>
      </w:ins>
    </w:p>
    <w:p xmlns:wp14="http://schemas.microsoft.com/office/word/2010/wordml" w14:paraId="6CE6DF6E" wp14:textId="77777777">
      <w:pPr>
        <w:numPr>
          <w:ilvl w:val="0"/>
          <w:numId w:val="1"/>
        </w:numPr>
        <w:spacing w:before="60" w:after="60"/>
      </w:pPr>
      <w:ins w:author="Claude" w:date="2026-05-11T00:00:00Z" w:id="109">
        <w:r>
          <w:rPr>
            <w:rFonts w:ascii="Arial" w:hAnsi="Arial" w:eastAsia="Arial" w:cs="Arial"/>
            <w:sz w:val="24"/>
            <w:szCs w:val="24"/>
          </w:rPr>
          <w:t xml:space="preserve">Multi-product onboarding</w:t>
        </w:r>
      </w:ins>
    </w:p>
    <w:p xmlns:wp14="http://schemas.microsoft.com/office/word/2010/wordml" w14:paraId="449300A5" wp14:textId="77777777">
      <w:pPr>
        <w:numPr>
          <w:ilvl w:val="0"/>
          <w:numId w:val="1"/>
        </w:numPr>
        <w:spacing w:before="60" w:after="60"/>
      </w:pPr>
      <w:ins w:author="Claude" w:date="2026-05-11T00:00:00Z" w:id="110">
        <w:r>
          <w:rPr>
            <w:rFonts w:ascii="Arial" w:hAnsi="Arial" w:eastAsia="Arial" w:cs="Arial"/>
            <w:sz w:val="24"/>
            <w:szCs w:val="24"/>
          </w:rPr>
          <w:t xml:space="preserve">Document upload and validation</w:t>
        </w:r>
      </w:ins>
    </w:p>
    <w:p xmlns:wp14="http://schemas.microsoft.com/office/word/2010/wordml" w14:paraId="0EB93F42" wp14:textId="77777777">
      <w:pPr>
        <w:numPr>
          <w:ilvl w:val="0"/>
          <w:numId w:val="1"/>
        </w:numPr>
        <w:spacing w:before="60" w:after="60"/>
      </w:pPr>
      <w:ins w:author="Claude" w:date="2026-05-11T00:00:00Z" w:id="111">
        <w:r>
          <w:rPr>
            <w:rFonts w:ascii="Arial" w:hAnsi="Arial" w:eastAsia="Arial" w:cs="Arial"/>
            <w:sz w:val="24"/>
            <w:szCs w:val="24"/>
          </w:rPr>
          <w:t xml:space="preserve">KYC and AML checks</w:t>
        </w:r>
      </w:ins>
    </w:p>
    <w:p xmlns:wp14="http://schemas.microsoft.com/office/word/2010/wordml" w14:paraId="29671EEE" wp14:textId="77777777">
      <w:pPr>
        <w:numPr>
          <w:ilvl w:val="0"/>
          <w:numId w:val="1"/>
        </w:numPr>
        <w:spacing w:before="60" w:after="60"/>
      </w:pPr>
      <w:ins w:author="Claude" w:date="2026-05-11T00:00:00Z" w:id="112">
        <w:r>
          <w:rPr>
            <w:rFonts w:ascii="Arial" w:hAnsi="Arial" w:eastAsia="Arial" w:cs="Arial"/>
            <w:sz w:val="24"/>
            <w:szCs w:val="24"/>
          </w:rPr>
          <w:t xml:space="preserve">Human-in-the-loop compliance review</w:t>
        </w:r>
      </w:ins>
    </w:p>
    <w:p xmlns:wp14="http://schemas.microsoft.com/office/word/2010/wordml" w14:paraId="3D07E9F1" wp14:textId="77777777">
      <w:pPr>
        <w:numPr>
          <w:ilvl w:val="0"/>
          <w:numId w:val="1"/>
        </w:numPr>
        <w:spacing w:before="60" w:after="60"/>
      </w:pPr>
      <w:ins w:author="Claude" w:date="2026-05-11T00:00:00Z" w:id="113">
        <w:r>
          <w:rPr>
            <w:rFonts w:ascii="Arial" w:hAnsi="Arial" w:eastAsia="Arial" w:cs="Arial"/>
            <w:sz w:val="24"/>
            <w:szCs w:val="24"/>
          </w:rPr>
          <w:t xml:space="preserve">Product-specific onboarding</w:t>
        </w:r>
      </w:ins>
    </w:p>
    <w:p xmlns:wp14="http://schemas.microsoft.com/office/word/2010/wordml" w14:paraId="3999E1E1" wp14:textId="77777777">
      <w:pPr>
        <w:numPr>
          <w:ilvl w:val="0"/>
          <w:numId w:val="1"/>
        </w:numPr>
        <w:spacing w:before="60" w:after="60"/>
      </w:pPr>
      <w:ins w:author="Claude" w:date="2026-05-11T00:00:00Z" w:id="114">
        <w:r>
          <w:rPr>
            <w:rFonts w:ascii="Arial" w:hAnsi="Arial" w:eastAsia="Arial" w:cs="Arial"/>
            <w:sz w:val="24"/>
            <w:szCs w:val="24"/>
          </w:rPr>
          <w:t xml:space="preserve">Suitability assessment</w:t>
        </w:r>
      </w:ins>
    </w:p>
    <w:p xmlns:wp14="http://schemas.microsoft.com/office/word/2010/wordml" w14:paraId="3570DA61" wp14:textId="77777777">
      <w:pPr>
        <w:numPr>
          <w:ilvl w:val="0"/>
          <w:numId w:val="1"/>
        </w:numPr>
        <w:spacing w:before="60" w:after="60"/>
      </w:pPr>
      <w:ins w:author="Claude" w:date="2026-05-11T00:00:00Z" w:id="115">
        <w:r>
          <w:rPr>
            <w:rFonts w:ascii="Arial" w:hAnsi="Arial" w:eastAsia="Arial" w:cs="Arial"/>
            <w:sz w:val="24"/>
            <w:szCs w:val="24"/>
          </w:rPr>
          <w:t xml:space="preserve">Advisor review</w:t>
        </w:r>
      </w:ins>
    </w:p>
    <w:p xmlns:wp14="http://schemas.microsoft.com/office/word/2010/wordml" w14:paraId="17D010FD" wp14:textId="77777777">
      <w:pPr>
        <w:numPr>
          <w:ilvl w:val="0"/>
          <w:numId w:val="1"/>
        </w:numPr>
        <w:spacing w:before="60" w:after="60"/>
      </w:pPr>
      <w:ins w:author="Claude" w:date="2026-05-11T00:00:00Z" w:id="116">
        <w:r>
          <w:rPr>
            <w:rFonts w:ascii="Arial" w:hAnsi="Arial" w:eastAsia="Arial" w:cs="Arial"/>
            <w:sz w:val="24"/>
            <w:szCs w:val="24"/>
          </w:rPr>
          <w:t xml:space="preserve">Agent-to-agent task tracking</w:t>
        </w:r>
      </w:ins>
    </w:p>
    <w:p xmlns:wp14="http://schemas.microsoft.com/office/word/2010/wordml" w14:paraId="74CFDDFC" wp14:textId="77777777">
      <w:pPr>
        <w:numPr>
          <w:ilvl w:val="0"/>
          <w:numId w:val="1"/>
        </w:numPr>
        <w:spacing w:before="60" w:after="60"/>
      </w:pPr>
      <w:ins w:author="Claude" w:date="2026-05-11T00:00:00Z" w:id="117">
        <w:r>
          <w:rPr>
            <w:rFonts w:ascii="Arial" w:hAnsi="Arial" w:eastAsia="Arial" w:cs="Arial"/>
            <w:sz w:val="24"/>
            <w:szCs w:val="24"/>
          </w:rPr>
          <w:t xml:space="preserve">Event logging and audit trail</w:t>
        </w:r>
      </w:ins>
    </w:p>
    <w:p xmlns:wp14="http://schemas.microsoft.com/office/word/2010/wordml" w14:paraId="1D4F5E60" wp14:textId="77777777">
      <w:pPr>
        <w:numPr>
          <w:ilvl w:val="0"/>
          <w:numId w:val="1"/>
        </w:numPr>
        <w:spacing w:before="60" w:after="60"/>
      </w:pPr>
      <w:ins w:author="Claude" w:date="2026-05-11T00:00:00Z" w:id="118">
        <w:r>
          <w:rPr>
            <w:rFonts w:ascii="Arial" w:hAnsi="Arial" w:eastAsia="Arial" w:cs="Arial"/>
            <w:sz w:val="24"/>
            <w:szCs w:val="24"/>
          </w:rPr>
          <w:t xml:space="preserve">Simulated MCP tool calls</w:t>
        </w:r>
      </w:ins>
    </w:p>
    <w:p xmlns:wp14="http://schemas.microsoft.com/office/word/2010/wordml" w14:paraId="27168FEF" wp14:textId="77777777">
      <w:pPr>
        <w:numPr>
          <w:ilvl w:val="0"/>
          <w:numId w:val="1"/>
        </w:numPr>
        <w:spacing w:before="60" w:after="60"/>
        <w:rPr/>
      </w:pPr>
      <w:ins w:author="Claude" w:date="2026-05-11T00:00:00Z" w16du:dateUtc="2026-05-11T00:00:00Z" w:id="1489335286">
        <w:r>
          <w:rPr>
            <w:rFonts w:ascii="Arial" w:hAnsi="Arial" w:eastAsia="Arial" w:cs="Arial"/>
            <w:sz w:val="24"/>
            <w:szCs w:val="24"/>
            <w:lang w:val="en-US"/>
          </w:rPr>
          <w:t>Client/advisor/contact-centre summaries</w:t>
        </w:r>
      </w:ins>
    </w:p>
    <w:p xmlns:wp14="http://schemas.microsoft.com/office/word/2010/wordml" w14:paraId="5997CC1D" wp14:textId="77777777">
      <w:pPr>
        <w:spacing w:before="160" w:after="80"/>
      </w:pPr>
      <w:ins w:author="Claude" w:date="2026-05-11T00:00:00Z" w:id="120">
        <w:r/>
      </w:ins>
    </w:p>
    <w:p xmlns:wp14="http://schemas.microsoft.com/office/word/2010/wordml" w14:paraId="7B5BB9B3" wp14:textId="77777777">
      <w:pPr>
        <w:pStyle w:val="Heading2"/>
        <w:spacing w:before="240" w:after="120"/>
      </w:pPr>
      <w:ins w:author="Claude" w:date="2026-05-11T00:00:00Z" w16du:dateUtc="2026-05-11T00:00:00Z" w:id="1860849098">
        <w:r>
          <w:rPr>
            <w:rFonts w:ascii="Arial" w:hAnsi="Arial" w:eastAsia="Arial" w:cs="Arial"/>
            <w:b w:val="1"/>
            <w:bCs w:val="1"/>
            <w:color w:val="2E75B6"/>
            <w:sz w:val="28"/>
            <w:szCs w:val="28"/>
            <w:lang w:val="en-US"/>
          </w:rPr>
          <w:t>15.2  Part 1: Database Schema (PostgreSQL DDL)</w:t>
        </w:r>
      </w:ins>
    </w:p>
    <w:p xmlns:wp14="http://schemas.microsoft.com/office/word/2010/wordml" w14:paraId="7B3DDF85" wp14:textId="77777777">
      <w:pPr>
        <w:spacing w:before="80" w:after="80"/>
      </w:pPr>
      <w:ins w:author="Claude" w:date="2026-05-13T00:00:00Z" w:id="2000000000">
        <w:r>
          <w:rPr>
            <w:rFonts w:ascii="Arial" w:hAnsi="Arial" w:eastAsia="Arial" w:cs="Arial"/>
            <w:sz w:val="24"/>
            <w:szCs w:val="24"/>
            <w:lang w:val="en-US"/>
          </w:rPr>
          <w:t xml:space="preserve">The complete and up-to-date PostgreSQL database schema for GlideGate is documented in the </w:t>
        </w:r>
        <w:r>
          <w:rPr>
            <w:rFonts w:ascii="Arial" w:hAnsi="Arial" w:eastAsia="Arial" w:cs="Arial"/>
            <w:b w:val="1"/>
            <w:sz w:val="24"/>
            <w:szCs w:val="24"/>
            <w:lang w:val="en-US"/>
          </w:rPr>
          <w:t>GlideGate Schema Documentation v2.0</w:t>
        </w:r>
        <w:r>
          <w:rPr>
            <w:rFonts w:ascii="Arial" w:hAnsi="Arial" w:eastAsia="Arial" w:cs="Arial"/>
            <w:sz w:val="24"/>
            <w:szCs w:val="24"/>
            <w:lang w:val="en-US"/>
          </w:rPr>
          <w:t>. The schema contains 21 tables organized into four functional groups:</w:t>
        </w:r>
      </w:ins>
    </w:p>
    <w:p xmlns:wp14="http://schemas.microsoft.com/office/word/2010/wordml" w14:paraId="1BB029A5" wp14:textId="77777777">
      <w:pPr>
        <w:numPr>
          <w:ilvl w:val="0"/>
          <w:numId w:val="2"/>
        </w:numPr>
        <w:spacing w:before="60" w:after="60"/>
      </w:pPr>
      <w:ins w:author="Claude" w:date="2026-05-13T00:00:00Z" w:id="2000000001">
        <w:r>
          <w:rPr>
            <w:rFonts w:ascii="Arial" w:hAnsi="Arial" w:eastAsia="Arial" w:cs="Arial"/>
            <w:b w:val="1"/>
            <w:sz w:val="24"/>
            <w:szCs w:val="24"/>
          </w:rPr>
          <w:t>Core Tables (Tables 01–10):</w:t>
        </w:r>
        <w:r>
          <w:rPr>
            <w:rFonts w:ascii="Arial" w:hAnsi="Arial" w:eastAsia="Arial" w:cs="Arial"/>
            <w:sz w:val="24"/>
            <w:szCs w:val="24"/>
          </w:rPr>
          <w:t xml:space="preserve"> clients, client_profiles, client_addresses, onboarding_cases, products, case_products, case_product_steps, documents, kyc_checks, human_reviews</w:t>
        </w:r>
      </w:ins>
    </w:p>
    <w:p xmlns:wp14="http://schemas.microsoft.com/office/word/2010/wordml" w14:paraId="2BB029A5" wp14:textId="77777777">
      <w:pPr>
        <w:numPr>
          <w:ilvl w:val="0"/>
          <w:numId w:val="2"/>
        </w:numPr>
        <w:spacing w:before="60" w:after="60"/>
      </w:pPr>
      <w:ins w:author="Claude" w:date="2026-05-13T00:00:00Z" w:id="2000000002">
        <w:r>
          <w:rPr>
            <w:rFonts w:ascii="Arial" w:hAnsi="Arial" w:eastAsia="Arial" w:cs="Arial"/>
            <w:b w:val="1"/>
            <w:sz w:val="24"/>
            <w:szCs w:val="24"/>
          </w:rPr>
          <w:t>Agent &amp; Event Tables (Tables 11–14):</w:t>
        </w:r>
        <w:r>
          <w:rPr>
            <w:rFonts w:ascii="Arial" w:hAnsi="Arial" w:eastAsia="Arial" w:cs="Arial"/>
            <w:sz w:val="24"/>
            <w:szCs w:val="24"/>
          </w:rPr>
          <w:t xml:space="preserve"> agents, agent_tasks, event_logs, mcp_tool_calls</w:t>
        </w:r>
      </w:ins>
    </w:p>
    <w:p xmlns:wp14="http://schemas.microsoft.com/office/word/2010/wordml" w14:paraId="3BB029A5" wp14:textId="77777777">
      <w:pPr>
        <w:numPr>
          <w:ilvl w:val="0"/>
          <w:numId w:val="2"/>
        </w:numPr>
        <w:spacing w:before="60" w:after="60"/>
      </w:pPr>
      <w:ins w:author="Claude" w:date="2026-05-13T00:00:00Z" w:id="2000000003">
        <w:r>
          <w:rPr>
            <w:rFonts w:ascii="Arial" w:hAnsi="Arial" w:eastAsia="Arial" w:cs="Arial"/>
            <w:b w:val="1"/>
            <w:sz w:val="24"/>
            <w:szCs w:val="24"/>
          </w:rPr>
          <w:t>Communication &amp; Summary Tables (Tables 15–16):</w:t>
        </w:r>
        <w:r>
          <w:rPr>
            <w:rFonts w:ascii="Arial" w:hAnsi="Arial" w:eastAsia="Arial" w:cs="Arial"/>
            <w:sz w:val="24"/>
            <w:szCs w:val="24"/>
          </w:rPr>
          <w:t xml:space="preserve"> notifications, case_summaries</w:t>
        </w:r>
      </w:ins>
    </w:p>
    <w:p xmlns:wp14="http://schemas.microsoft.com/office/word/2010/wordml" w14:paraId="4BB029A5" wp14:textId="77777777">
      <w:pPr>
        <w:numPr>
          <w:ilvl w:val="0"/>
          <w:numId w:val="2"/>
        </w:numPr>
        <w:spacing w:before="60" w:after="60"/>
      </w:pPr>
      <w:ins w:author="Claude" w:date="2026-05-13T00:00:00Z" w:id="2000000004">
        <w:r>
          <w:rPr>
            <w:rFonts w:ascii="Arial" w:hAnsi="Arial" w:eastAsia="Arial" w:cs="Arial"/>
            <w:b w:val="1"/>
            <w:sz w:val="24"/>
            <w:szCs w:val="24"/>
          </w:rPr>
          <w:t>Dynamic Questionnaire Tables (Tables 17–21):</w:t>
        </w:r>
        <w:r>
          <w:rPr>
            <w:rFonts w:ascii="Arial" w:hAnsi="Arial" w:eastAsia="Arial" w:cs="Arial"/>
            <w:sz w:val="24"/>
            <w:szCs w:val="24"/>
          </w:rPr>
          <w:t xml:space="preserve"> onboarding_questionnaires, onboarding_questions, onboarding_question_rules, onboarding_answers, onboarding_question_sessions</w:t>
        </w:r>
      </w:ins>
    </w:p>
    <w:p xmlns:wp14="http://schemas.microsoft.com/office/word/2010/wordml" w14:paraId="5BB029A5" wp14:textId="77777777">
      <w:pPr>
        <w:spacing w:before="80" w:after="80"/>
      </w:pPr>
      <w:ins w:author="Claude" w:date="2026-05-13T00:00:00Z" w:id="2000000005">
        <w:r>
          <w:rPr>
            <w:rFonts w:ascii="Arial" w:hAnsi="Arial" w:eastAsia="Arial" w:cs="Arial"/>
            <w:sz w:val="24"/>
            <w:szCs w:val="24"/>
            <w:lang w:val="en-US"/>
          </w:rPr>
          <w:t>For the complete DDL definitions, field descriptions, foreign key relationships, data types, constraints, and indexing requirements, please refer to the GlideGate Schema Documentation v2.0 linked in the References section.</w:t>
        </w:r>
      </w:ins>
    </w:p>
    <w:p xmlns:wp14="http://schemas.microsoft.com/office/word/2010/wordml" w14:paraId="66AB91C7" wp14:textId="77777777">
      <w:pPr>
        <w:pStyle w:val="Heading3"/>
        <w:spacing w:before="200" w:after="80"/>
      </w:pPr>
      <w:ins w:author="Claude" w:date="2026-05-11T00:00:00Z" w16du:dateUtc="2026-05-11T00:00:00Z" w:id="1638827654">
        <w:r>
          <w:rPr>
            <w:rFonts w:ascii="Arial" w:hAnsi="Arial" w:eastAsia="Arial" w:cs="Arial"/>
            <w:b w:val="1"/>
            <w:bCs w:val="1"/>
            <w:sz w:val="24"/>
            <w:szCs w:val="24"/>
            <w:lang w:val="en-US"/>
          </w:rPr>
          <w:t>15.2.5  Database Requirements</w:t>
        </w:r>
      </w:ins>
    </w:p>
    <w:p xmlns:wp14="http://schemas.microsoft.com/office/word/2010/wordml" w14:paraId="4146056F" wp14:textId="77777777">
      <w:pPr>
        <w:numPr>
          <w:ilvl w:val="0"/>
          <w:numId w:val="1"/>
        </w:numPr>
        <w:spacing w:before="60" w:after="60"/>
      </w:pPr>
      <w:ins w:author="Claude" w:date="2026-05-11T00:00:00Z" w:id="149">
        <w:r>
          <w:rPr>
            <w:rFonts w:ascii="Arial" w:hAnsi="Arial" w:eastAsia="Arial" w:cs="Arial"/>
            <w:sz w:val="24"/>
            <w:szCs w:val="24"/>
          </w:rPr>
          <w:t xml:space="preserve">PostgreSQL as the target database engine</w:t>
        </w:r>
      </w:ins>
    </w:p>
    <w:p xmlns:wp14="http://schemas.microsoft.com/office/word/2010/wordml" w14:paraId="3E1EEB20" wp14:textId="77777777">
      <w:pPr>
        <w:numPr>
          <w:ilvl w:val="0"/>
          <w:numId w:val="1"/>
        </w:numPr>
        <w:spacing w:before="60" w:after="60"/>
      </w:pPr>
      <w:ins w:author="Claude" w:date="2026-05-11T00:00:00Z" w:id="150">
        <w:r>
          <w:rPr>
            <w:rFonts w:ascii="Arial" w:hAnsi="Arial" w:eastAsia="Arial" w:cs="Arial"/>
            <w:sz w:val="24"/>
            <w:szCs w:val="24"/>
          </w:rPr>
          <w:t xml:space="preserve">UUID primary keys on all tables</w:t>
        </w:r>
      </w:ins>
    </w:p>
    <w:p xmlns:wp14="http://schemas.microsoft.com/office/word/2010/wordml" w14:paraId="216B83D9" wp14:textId="77777777">
      <w:pPr>
        <w:numPr>
          <w:ilvl w:val="0"/>
          <w:numId w:val="1"/>
        </w:numPr>
        <w:spacing w:before="60" w:after="60"/>
        <w:rPr/>
      </w:pPr>
      <w:ins w:author="Claude" w:date="2026-05-11T00:00:00Z" w16du:dateUtc="2026-05-11T00:00:00Z" w:id="1597553294">
        <w:r>
          <w:rPr>
            <w:rFonts w:ascii="Arial" w:hAnsi="Arial" w:eastAsia="Arial" w:cs="Arial"/>
            <w:sz w:val="24"/>
            <w:szCs w:val="24"/>
            <w:lang w:val="en-US"/>
          </w:rPr>
          <w:t>JSONB columns where flexible/variable data is required</w:t>
        </w:r>
      </w:ins>
    </w:p>
    <w:p xmlns:wp14="http://schemas.microsoft.com/office/word/2010/wordml" w14:paraId="5E5AE231" wp14:textId="77777777">
      <w:pPr>
        <w:numPr>
          <w:ilvl w:val="0"/>
          <w:numId w:val="1"/>
        </w:numPr>
        <w:spacing w:before="60" w:after="60"/>
      </w:pPr>
      <w:ins w:author="Claude" w:date="2026-05-11T00:00:00Z" w:id="152">
        <w:r>
          <w:rPr>
            <w:rFonts w:ascii="Arial" w:hAnsi="Arial" w:eastAsia="Arial" w:cs="Arial"/>
            <w:sz w:val="24"/>
            <w:szCs w:val="24"/>
          </w:rPr>
          <w:t xml:space="preserve">Foreign key constraints between all related tables</w:t>
        </w:r>
      </w:ins>
    </w:p>
    <w:p xmlns:wp14="http://schemas.microsoft.com/office/word/2010/wordml" w14:paraId="776FF675" wp14:textId="77777777">
      <w:pPr>
        <w:numPr>
          <w:ilvl w:val="0"/>
          <w:numId w:val="1"/>
        </w:numPr>
        <w:spacing w:before="60" w:after="60"/>
        <w:rPr/>
      </w:pPr>
      <w:ins w:author="Claude" w:date="2026-05-11T00:00:00Z" w16du:dateUtc="2026-05-11T00:00:00Z" w:id="1830782319">
        <w:r>
          <w:rPr>
            <w:rFonts w:ascii="Arial" w:hAnsi="Arial" w:eastAsia="Arial" w:cs="Arial"/>
            <w:sz w:val="24"/>
            <w:szCs w:val="24"/>
            <w:lang w:val="en-US"/>
          </w:rPr>
          <w:t>created_at and updated_at timestamps on all tables</w:t>
        </w:r>
      </w:ins>
    </w:p>
    <w:p xmlns:wp14="http://schemas.microsoft.com/office/word/2010/wordml" w14:paraId="51691388" wp14:textId="77777777">
      <w:pPr>
        <w:numPr>
          <w:ilvl w:val="0"/>
          <w:numId w:val="1"/>
        </w:numPr>
        <w:spacing w:before="60" w:after="60"/>
      </w:pPr>
      <w:ins w:author="Claude" w:date="2026-05-11T00:00:00Z" w:id="154">
        <w:r>
          <w:rPr>
            <w:rFonts w:ascii="Arial" w:hAnsi="Arial" w:eastAsia="Arial" w:cs="Arial"/>
            <w:sz w:val="24"/>
            <w:szCs w:val="24"/>
          </w:rPr>
          <w:t xml:space="preserve">Indexes on all commonly queried lookup columns</w:t>
        </w:r>
      </w:ins>
    </w:p>
    <w:p xmlns:wp14="http://schemas.microsoft.com/office/word/2010/wordml" w:rsidP="4A8501E8" w14:paraId="6D571ABB" wp14:textId="6C228CEB">
      <w:pPr>
        <w:numPr>
          <w:ilvl w:val="0"/>
          <w:numId w:val="1"/>
        </w:numPr>
        <w:spacing w:before="60" w:after="60"/>
        <w:rPr>
          <w:rFonts w:ascii="Arial" w:hAnsi="Arial" w:eastAsia="Arial" w:cs="Arial"/>
          <w:sz w:val="24"/>
          <w:szCs w:val="24"/>
        </w:rPr>
      </w:pPr>
      <w:ins w:author="Claude" w:date="2026-05-11T00:00:00Z" w16du:dateUtc="2026-05-11T00:00:00Z" w:id="1569140201">
        <w:r>
          <w:rPr>
            <w:rFonts w:ascii="Arial" w:hAnsi="Arial" w:eastAsia="Arial" w:cs="Arial"/>
            <w:sz w:val="24"/>
            <w:szCs w:val="24"/>
          </w:rPr>
          <w:t>Seed data for products (</w:t>
        </w:r>
      </w:ins>
      <w:r>
        <w:rPr>
          <w:rFonts w:ascii="Arial" w:hAnsi="Arial" w:eastAsia="Arial" w:cs="Arial"/>
          <w:color w:val="00B050"/>
          <w:sz w:val="24"/>
          <w:szCs w:val="24"/>
        </w:rPr>
        <w:t>Cash Account</w:t>
      </w:r>
      <w:r>
        <w:rPr>
          <w:rFonts w:ascii="Arial" w:hAnsi="Arial" w:eastAsia="Arial" w:cs="Arial"/>
          <w:sz w:val="24"/>
          <w:szCs w:val="24"/>
        </w:rPr>
        <w:t xml:space="preserve">, </w:t>
      </w:r>
      <w:ins w:author="Claude" w:date="2026-05-11T00:00:00Z" w16du:dateUtc="2026-05-11T00:00:00Z" w:id="1200665739">
        <w:r>
          <w:rPr>
            <w:rFonts w:ascii="Arial" w:hAnsi="Arial" w:eastAsia="Arial" w:cs="Arial"/>
            <w:sz w:val="24"/>
            <w:szCs w:val="24"/>
          </w:rPr>
          <w:t>Retirement Account) and agents</w:t>
        </w:r>
      </w:ins>
    </w:p>
    <w:p xmlns:wp14="http://schemas.microsoft.com/office/word/2010/wordml" w14:paraId="5906B8C4" wp14:textId="77777777">
      <w:pPr>
        <w:numPr>
          <w:ilvl w:val="0"/>
          <w:numId w:val="1"/>
        </w:numPr>
        <w:spacing w:before="60" w:after="60"/>
      </w:pPr>
      <w:ins w:author="Claude" w:date="2026-05-11T00:00:00Z" w:id="156">
        <w:r>
          <w:rPr>
            <w:rFonts w:ascii="Arial" w:hAnsi="Arial" w:eastAsia="Arial" w:cs="Arial"/>
            <w:sz w:val="24"/>
            <w:szCs w:val="24"/>
          </w:rPr>
          <w:t xml:space="preserve">Sample mock data for client Aarav Mehta</w:t>
        </w:r>
      </w:ins>
    </w:p>
    <w:p xmlns:wp14="http://schemas.microsoft.com/office/word/2010/wordml" w14:paraId="43900769" wp14:textId="5DA04602">
      <w:pPr>
        <w:numPr>
          <w:ilvl w:val="0"/>
          <w:numId w:val="1"/>
        </w:numPr>
        <w:spacing w:before="60" w:after="60"/>
        <w:rPr/>
      </w:pPr>
      <w:ins w:author="Claude" w:date="2026-05-11T00:00:00Z" w16du:dateUtc="2026-05-11T00:00:00Z" w:id="1633022413">
        <w:r>
          <w:rPr>
            <w:rFonts w:ascii="Arial" w:hAnsi="Arial" w:eastAsia="Arial" w:cs="Arial"/>
            <w:sz w:val="24"/>
            <w:szCs w:val="24"/>
          </w:rPr>
          <w:t xml:space="preserve">Sample onboarding case covering both </w:t>
        </w:r>
      </w:ins>
      <w:r>
        <w:rPr>
          <w:rFonts w:ascii="Arial" w:hAnsi="Arial" w:eastAsia="Arial" w:cs="Arial"/>
          <w:sz w:val="24"/>
          <w:szCs w:val="24"/>
        </w:rPr>
        <w:t>Cash Account</w:t>
      </w:r>
      <w:ins w:author="Claude" w:date="2026-05-11T00:00:00Z" w16du:dateUtc="2026-05-11T00:00:00Z" w:id="1308593106">
        <w:r>
          <w:rPr>
            <w:rFonts w:ascii="Arial" w:hAnsi="Arial" w:eastAsia="Arial" w:cs="Arial"/>
            <w:sz w:val="24"/>
            <w:szCs w:val="24"/>
          </w:rPr>
          <w:t xml:space="preserve"> and Retirement Account</w:t>
        </w:r>
      </w:ins>
    </w:p>
    <w:p xmlns:wp14="http://schemas.microsoft.com/office/word/2010/wordml" w14:paraId="1B2BFCBD" wp14:textId="77777777">
      <w:pPr>
        <w:numPr>
          <w:ilvl w:val="0"/>
          <w:numId w:val="1"/>
        </w:numPr>
        <w:spacing w:before="60" w:after="60"/>
      </w:pPr>
      <w:ins w:author="Claude" w:date="2026-05-11T00:00:00Z" w:id="158">
        <w:r>
          <w:rPr>
            <w:rFonts w:ascii="Arial" w:hAnsi="Arial" w:eastAsia="Arial" w:cs="Arial"/>
            <w:sz w:val="24"/>
            <w:szCs w:val="24"/>
          </w:rPr>
          <w:t xml:space="preserve">Sample event log entries covering the full onboarding journey</w:t>
        </w:r>
      </w:ins>
    </w:p>
    <w:p xmlns:wp14="http://schemas.microsoft.com/office/word/2010/wordml" w14:paraId="110FFD37" wp14:textId="77777777">
      <w:pPr>
        <w:spacing w:before="160" w:after="80"/>
      </w:pPr>
      <w:ins w:author="Claude" w:date="2026-05-11T00:00:00Z" w:id="159">
        <w:r/>
      </w:ins>
    </w:p>
    <w:p xmlns:wp14="http://schemas.microsoft.com/office/word/2010/wordml" w14:paraId="66967CEC" wp14:textId="77777777">
      <w:pPr>
        <w:pStyle w:val="Heading2"/>
        <w:spacing w:before="240" w:after="120"/>
      </w:pPr>
      <w:ins w:author="Claude" w:date="2026-05-11T00:00:00Z" w16du:dateUtc="2026-05-11T00:00:00Z" w:id="1497264695">
        <w:r>
          <w:rPr>
            <w:rFonts w:ascii="Arial" w:hAnsi="Arial" w:eastAsia="Arial" w:cs="Arial"/>
            <w:b w:val="1"/>
            <w:bCs w:val="1"/>
            <w:color w:val="2E75B6"/>
            <w:sz w:val="28"/>
            <w:szCs w:val="28"/>
            <w:lang w:val="en-US"/>
          </w:rPr>
          <w:t>15.3  Part 2: Dynamic Onboarding Questionnaire</w:t>
        </w:r>
      </w:ins>
    </w:p>
    <w:p xmlns:wp14="http://schemas.microsoft.com/office/word/2010/wordml" w14:paraId="384592F0" wp14:textId="77777777">
      <w:pPr>
        <w:spacing w:before="80" w:after="80"/>
      </w:pPr>
      <w:ins w:author="Claude" w:date="2026-05-11T00:00:00Z" w16du:dateUtc="2026-05-11T00:00:00Z" w:id="1502107585">
        <w:r>
          <w:rPr>
            <w:rFonts w:ascii="Arial" w:hAnsi="Arial" w:eastAsia="Arial" w:cs="Arial"/>
            <w:sz w:val="24"/>
            <w:szCs w:val="24"/>
            <w:lang w:val="en-US"/>
          </w:rPr>
          <w:t>Onboarding questions shall be created for the following sections. For each question, the implementation must define: question_code, section_code, question_text, question_type, answer_key, is_required, display_order, options_json, validation_json, help_text, and show_if rule.</w:t>
        </w:r>
      </w:ins>
    </w:p>
    <w:p xmlns:wp14="http://schemas.microsoft.com/office/word/2010/wordml" w14:paraId="636CD1C6" wp14:textId="77777777">
      <w:pPr>
        <w:numPr>
          <w:ilvl w:val="0"/>
          <w:numId w:val="2"/>
        </w:numPr>
        <w:spacing w:before="60" w:after="60"/>
      </w:pPr>
      <w:ins w:author="Claude" w:date="2026-05-11T00:00:00Z" w:id="162">
        <w:r>
          <w:rPr>
            <w:rFonts w:ascii="Arial" w:hAnsi="Arial" w:eastAsia="Arial" w:cs="Arial"/>
            <w:sz w:val="24"/>
            <w:szCs w:val="24"/>
          </w:rPr>
          <w:t xml:space="preserve">Product Selection</w:t>
        </w:r>
      </w:ins>
    </w:p>
    <w:p xmlns:wp14="http://schemas.microsoft.com/office/word/2010/wordml" w14:paraId="626A1C37" wp14:textId="77777777">
      <w:pPr>
        <w:numPr>
          <w:ilvl w:val="0"/>
          <w:numId w:val="2"/>
        </w:numPr>
        <w:spacing w:before="60" w:after="60"/>
      </w:pPr>
      <w:ins w:author="Claude" w:date="2026-05-11T00:00:00Z" w:id="163">
        <w:r>
          <w:rPr>
            <w:rFonts w:ascii="Arial" w:hAnsi="Arial" w:eastAsia="Arial" w:cs="Arial"/>
            <w:sz w:val="24"/>
            <w:szCs w:val="24"/>
          </w:rPr>
          <w:t xml:space="preserve">Basic Personal Information</w:t>
        </w:r>
      </w:ins>
    </w:p>
    <w:p xmlns:wp14="http://schemas.microsoft.com/office/word/2010/wordml" w14:paraId="4BBB5A41" wp14:textId="77777777">
      <w:pPr>
        <w:numPr>
          <w:ilvl w:val="0"/>
          <w:numId w:val="2"/>
        </w:numPr>
        <w:spacing w:before="60" w:after="60"/>
      </w:pPr>
      <w:ins w:author="Claude" w:date="2026-05-11T00:00:00Z" w:id="164">
        <w:r>
          <w:rPr>
            <w:rFonts w:ascii="Arial" w:hAnsi="Arial" w:eastAsia="Arial" w:cs="Arial"/>
            <w:sz w:val="24"/>
            <w:szCs w:val="24"/>
          </w:rPr>
          <w:t xml:space="preserve">Contact Information</w:t>
        </w:r>
      </w:ins>
    </w:p>
    <w:p xmlns:wp14="http://schemas.microsoft.com/office/word/2010/wordml" w14:paraId="5808262C" wp14:textId="77777777">
      <w:pPr>
        <w:numPr>
          <w:ilvl w:val="0"/>
          <w:numId w:val="2"/>
        </w:numPr>
        <w:spacing w:before="60" w:after="60"/>
      </w:pPr>
      <w:ins w:author="Claude" w:date="2026-05-11T00:00:00Z" w:id="165">
        <w:r>
          <w:rPr>
            <w:rFonts w:ascii="Arial" w:hAnsi="Arial" w:eastAsia="Arial" w:cs="Arial"/>
            <w:sz w:val="24"/>
            <w:szCs w:val="24"/>
          </w:rPr>
          <w:t xml:space="preserve">Residential Address</w:t>
        </w:r>
      </w:ins>
    </w:p>
    <w:p xmlns:wp14="http://schemas.microsoft.com/office/word/2010/wordml" w14:paraId="04E0E9F9" wp14:textId="77777777">
      <w:pPr>
        <w:numPr>
          <w:ilvl w:val="0"/>
          <w:numId w:val="2"/>
        </w:numPr>
        <w:spacing w:before="60" w:after="60"/>
      </w:pPr>
      <w:ins w:author="Claude" w:date="2026-05-11T00:00:00Z" w:id="166">
        <w:r>
          <w:rPr>
            <w:rFonts w:ascii="Arial" w:hAnsi="Arial" w:eastAsia="Arial" w:cs="Arial"/>
            <w:sz w:val="24"/>
            <w:szCs w:val="24"/>
          </w:rPr>
          <w:t xml:space="preserve">Tax Residency</w:t>
        </w:r>
      </w:ins>
    </w:p>
    <w:p xmlns:wp14="http://schemas.microsoft.com/office/word/2010/wordml" w14:paraId="075F4450" wp14:textId="77777777">
      <w:pPr>
        <w:numPr>
          <w:ilvl w:val="0"/>
          <w:numId w:val="2"/>
        </w:numPr>
        <w:spacing w:before="60" w:after="60"/>
      </w:pPr>
      <w:ins w:author="Claude" w:date="2026-05-11T00:00:00Z" w:id="167">
        <w:r>
          <w:rPr>
            <w:rFonts w:ascii="Arial" w:hAnsi="Arial" w:eastAsia="Arial" w:cs="Arial"/>
            <w:sz w:val="24"/>
            <w:szCs w:val="24"/>
          </w:rPr>
          <w:t xml:space="preserve">Employment and Income</w:t>
        </w:r>
      </w:ins>
    </w:p>
    <w:p xmlns:wp14="http://schemas.microsoft.com/office/word/2010/wordml" w14:paraId="32351881" wp14:textId="77777777">
      <w:pPr>
        <w:numPr>
          <w:ilvl w:val="0"/>
          <w:numId w:val="2"/>
        </w:numPr>
        <w:spacing w:before="60" w:after="60"/>
      </w:pPr>
      <w:ins w:author="Claude" w:date="2026-05-11T00:00:00Z" w:id="168">
        <w:r>
          <w:rPr>
            <w:rFonts w:ascii="Arial" w:hAnsi="Arial" w:eastAsia="Arial" w:cs="Arial"/>
            <w:sz w:val="24"/>
            <w:szCs w:val="24"/>
          </w:rPr>
          <w:t xml:space="preserve">Source of Funds</w:t>
        </w:r>
      </w:ins>
    </w:p>
    <w:p xmlns:wp14="http://schemas.microsoft.com/office/word/2010/wordml" w14:paraId="735951DE" wp14:textId="77777777">
      <w:pPr>
        <w:numPr>
          <w:ilvl w:val="0"/>
          <w:numId w:val="2"/>
        </w:numPr>
        <w:spacing w:before="60" w:after="60"/>
      </w:pPr>
      <w:ins w:author="Claude" w:date="2026-05-11T00:00:00Z" w:id="169">
        <w:r>
          <w:rPr>
            <w:rFonts w:ascii="Arial" w:hAnsi="Arial" w:eastAsia="Arial" w:cs="Arial"/>
            <w:sz w:val="24"/>
            <w:szCs w:val="24"/>
          </w:rPr>
          <w:t xml:space="preserve">Investment Experience</w:t>
        </w:r>
      </w:ins>
    </w:p>
    <w:p xmlns:wp14="http://schemas.microsoft.com/office/word/2010/wordml" w14:paraId="65D7591A" wp14:textId="77777777">
      <w:pPr>
        <w:numPr>
          <w:ilvl w:val="0"/>
          <w:numId w:val="2"/>
        </w:numPr>
        <w:spacing w:before="60" w:after="60"/>
      </w:pPr>
      <w:ins w:author="Claude" w:date="2026-05-11T00:00:00Z" w:id="170">
        <w:r>
          <w:rPr>
            <w:rFonts w:ascii="Arial" w:hAnsi="Arial" w:eastAsia="Arial" w:cs="Arial"/>
            <w:sz w:val="24"/>
            <w:szCs w:val="24"/>
          </w:rPr>
          <w:t xml:space="preserve">Risk Appetite</w:t>
        </w:r>
      </w:ins>
    </w:p>
    <w:p xmlns:wp14="http://schemas.microsoft.com/office/word/2010/wordml" w14:paraId="611140A0" wp14:textId="3A6C3912">
      <w:pPr>
        <w:numPr>
          <w:ilvl w:val="0"/>
          <w:numId w:val="2"/>
        </w:numPr>
        <w:spacing w:before="60" w:after="60"/>
        <w:rPr/>
      </w:pPr>
      <w:r>
        <w:rPr>
          <w:rFonts w:ascii="Arial" w:hAnsi="Arial" w:eastAsia="Arial" w:cs="Arial"/>
          <w:sz w:val="24"/>
          <w:szCs w:val="24"/>
        </w:rPr>
        <w:t>Cash Account</w:t>
      </w:r>
      <w:ins w:author="Claude" w:date="2026-05-11T00:00:00Z" w16du:dateUtc="2026-05-11T00:00:00Z" w:id="1463186054">
        <w:r>
          <w:rPr>
            <w:rFonts w:ascii="Arial" w:hAnsi="Arial" w:eastAsia="Arial" w:cs="Arial"/>
            <w:sz w:val="24"/>
            <w:szCs w:val="24"/>
          </w:rPr>
          <w:t xml:space="preserve"> Suitability</w:t>
        </w:r>
      </w:ins>
    </w:p>
    <w:p xmlns:wp14="http://schemas.microsoft.com/office/word/2010/wordml" w14:paraId="28D1E520" wp14:textId="77777777">
      <w:pPr>
        <w:numPr>
          <w:ilvl w:val="0"/>
          <w:numId w:val="2"/>
        </w:numPr>
        <w:spacing w:before="60" w:after="60"/>
      </w:pPr>
      <w:ins w:author="Claude" w:date="2026-05-11T00:00:00Z" w:id="172">
        <w:r>
          <w:rPr>
            <w:rFonts w:ascii="Arial" w:hAnsi="Arial" w:eastAsia="Arial" w:cs="Arial"/>
            <w:sz w:val="24"/>
            <w:szCs w:val="24"/>
          </w:rPr>
          <w:t xml:space="preserve">Retirement Account Details</w:t>
        </w:r>
      </w:ins>
    </w:p>
    <w:p xmlns:wp14="http://schemas.microsoft.com/office/word/2010/wordml" w14:paraId="72E2A7CE" wp14:textId="77777777">
      <w:pPr>
        <w:numPr>
          <w:ilvl w:val="0"/>
          <w:numId w:val="2"/>
        </w:numPr>
        <w:spacing w:before="60" w:after="60"/>
      </w:pPr>
      <w:ins w:author="Claude" w:date="2026-05-11T00:00:00Z" w:id="173">
        <w:r>
          <w:rPr>
            <w:rFonts w:ascii="Arial" w:hAnsi="Arial" w:eastAsia="Arial" w:cs="Arial"/>
            <w:sz w:val="24"/>
            <w:szCs w:val="24"/>
          </w:rPr>
          <w:t xml:space="preserve">Document Collection</w:t>
        </w:r>
      </w:ins>
    </w:p>
    <w:p xmlns:wp14="http://schemas.microsoft.com/office/word/2010/wordml" w14:paraId="75DBD4EC" wp14:textId="77777777">
      <w:pPr>
        <w:numPr>
          <w:ilvl w:val="0"/>
          <w:numId w:val="2"/>
        </w:numPr>
        <w:spacing w:before="60" w:after="60"/>
      </w:pPr>
      <w:ins w:author="Claude" w:date="2026-05-11T00:00:00Z" w:id="174">
        <w:r>
          <w:rPr>
            <w:rFonts w:ascii="Arial" w:hAnsi="Arial" w:eastAsia="Arial" w:cs="Arial"/>
            <w:sz w:val="24"/>
            <w:szCs w:val="24"/>
          </w:rPr>
          <w:t xml:space="preserve">Review and Confirmation</w:t>
        </w:r>
      </w:ins>
    </w:p>
    <w:p xmlns:wp14="http://schemas.microsoft.com/office/word/2010/wordml" w14:paraId="427DE492" wp14:textId="77777777">
      <w:pPr>
        <w:pStyle w:val="Heading3"/>
        <w:spacing w:before="200" w:after="80"/>
      </w:pPr>
      <w:ins w:author="Claude" w:date="2026-05-11T00:00:00Z" w16du:dateUtc="2026-05-11T00:00:00Z" w:id="119268386">
        <w:r>
          <w:rPr>
            <w:rFonts w:ascii="Arial" w:hAnsi="Arial" w:eastAsia="Arial" w:cs="Arial"/>
            <w:b w:val="1"/>
            <w:bCs w:val="1"/>
            <w:sz w:val="24"/>
            <w:szCs w:val="24"/>
            <w:lang w:val="en-US"/>
          </w:rPr>
          <w:t>15.3.1  Dynamic Question Rules</w:t>
        </w:r>
      </w:ins>
    </w:p>
    <w:p xmlns:wp14="http://schemas.microsoft.com/office/word/2010/wordml" w14:paraId="00E0BAE7" wp14:textId="77777777">
      <w:pPr>
        <w:spacing w:before="80" w:after="80"/>
      </w:pPr>
      <w:ins w:author="Claude" w:date="2026-05-11T00:00:00Z" w:id="176">
        <w:r>
          <w:rPr>
            <w:rFonts w:ascii="Arial" w:hAnsi="Arial" w:eastAsia="Arial" w:cs="Arial"/>
            <w:sz w:val="24"/>
            <w:szCs w:val="24"/>
          </w:rPr>
          <w:t xml:space="preserve">The following conditional display rules shall govern dynamic question visibility at runtime:</w:t>
        </w:r>
      </w:ins>
    </w:p>
    <w:p xmlns:wp14="http://schemas.microsoft.com/office/word/2010/wordml" w14:paraId="260E70EE" wp14:textId="047CD71D">
      <w:pPr>
        <w:numPr>
          <w:ilvl w:val="0"/>
          <w:numId w:val="1"/>
        </w:numPr>
        <w:spacing w:before="60" w:after="60"/>
        <w:rPr/>
      </w:pPr>
      <w:r>
        <w:rPr>
          <w:rFonts w:ascii="Arial" w:hAnsi="Arial" w:eastAsia="Arial" w:cs="Arial"/>
          <w:sz w:val="24"/>
          <w:szCs w:val="24"/>
          <w:lang w:val="en-US"/>
        </w:rPr>
        <w:t>Cash Account</w:t>
      </w:r>
      <w:ins w:author="Claude" w:date="2026-05-11T00:00:00Z" w16du:dateUtc="2026-05-11T00:00:00Z" w:id="2124834162">
        <w:r>
          <w:rPr>
            <w:rFonts w:ascii="Arial" w:hAnsi="Arial" w:eastAsia="Arial" w:cs="Arial"/>
            <w:sz w:val="24"/>
            <w:szCs w:val="24"/>
            <w:lang w:val="en-US"/>
          </w:rPr>
          <w:t xml:space="preserve"> suitability questions shall only be presented if selected_products contains managed_portfolio.</w:t>
        </w:r>
      </w:ins>
    </w:p>
    <w:p xmlns:wp14="http://schemas.microsoft.com/office/word/2010/wordml" w14:paraId="0366264C" wp14:textId="77777777">
      <w:pPr>
        <w:numPr>
          <w:ilvl w:val="0"/>
          <w:numId w:val="1"/>
        </w:numPr>
        <w:spacing w:before="60" w:after="60"/>
        <w:rPr/>
      </w:pPr>
      <w:ins w:author="Claude" w:date="2026-05-11T00:00:00Z" w16du:dateUtc="2026-05-11T00:00:00Z" w:id="1746958199">
        <w:r>
          <w:rPr>
            <w:rFonts w:ascii="Arial" w:hAnsi="Arial" w:eastAsia="Arial" w:cs="Arial"/>
            <w:sz w:val="24"/>
            <w:szCs w:val="24"/>
            <w:lang w:val="en-US"/>
          </w:rPr>
          <w:t>Retirement Account questions shall only be presented if selected_products contains retirement_account.</w:t>
        </w:r>
      </w:ins>
    </w:p>
    <w:p xmlns:wp14="http://schemas.microsoft.com/office/word/2010/wordml" w14:paraId="5CCD5F40" wp14:textId="77777777">
      <w:pPr>
        <w:numPr>
          <w:ilvl w:val="0"/>
          <w:numId w:val="1"/>
        </w:numPr>
        <w:spacing w:before="60" w:after="60"/>
        <w:rPr/>
      </w:pPr>
      <w:ins w:author="Claude" w:date="2026-05-11T00:00:00Z" w16du:dateUtc="2026-05-11T00:00:00Z" w:id="2075420051">
        <w:r>
          <w:rPr>
            <w:rFonts w:ascii="Arial" w:hAnsi="Arial" w:eastAsia="Arial" w:cs="Arial"/>
            <w:sz w:val="24"/>
            <w:szCs w:val="24"/>
            <w:lang w:val="en-US"/>
          </w:rPr>
          <w:t>The source_of_wealth question shall be triggered when annual_income exceeds 250,000.</w:t>
        </w:r>
      </w:ins>
    </w:p>
    <w:p xmlns:wp14="http://schemas.microsoft.com/office/word/2010/wordml" w14:paraId="6B699379" wp14:textId="77777777">
      <w:pPr>
        <w:spacing w:before="160" w:after="80"/>
      </w:pPr>
      <w:ins w:author="Claude" w:date="2026-05-11T00:00:00Z" w:id="180">
        <w:r/>
      </w:ins>
    </w:p>
    <w:p xmlns:wp14="http://schemas.microsoft.com/office/word/2010/wordml" w14:paraId="43249137" wp14:textId="77777777">
      <w:pPr>
        <w:pStyle w:val="Heading1"/>
        <w:spacing w:before="360" w:after="160"/>
      </w:pPr>
      <w:r>
        <w:rPr>
          <w:rFonts w:ascii="Arial" w:hAnsi="Arial" w:eastAsia="Arial" w:cs="Arial"/>
          <w:b/>
          <w:bCs/>
          <w:color w:val="1F4E79"/>
          <w:sz w:val="32"/>
          <w:szCs w:val="32"/>
        </w:rPr>
        <w:t xml:space="preserve">14. Appendix — Glossary</w:t>
      </w:r>
    </w:p>
    <w:p xmlns:wp14="http://schemas.microsoft.com/office/word/2010/wordml" w14:paraId="3FE9F23F"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4A8501E8" w14:paraId="71B366A7" wp14:textId="77777777">
        <w:trPr>
          <w:tblHeader/>
        </w:trPr>
        <w:tc>
          <w:tcPr>
            <w:tcW w:w="260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0CEB4B25" wp14:textId="77777777">
            <w:r>
              <w:rPr>
                <w:rFonts w:ascii="Arial" w:hAnsi="Arial" w:eastAsia="Arial" w:cs="Arial"/>
                <w:b/>
                <w:bCs/>
                <w:color w:val="FFFFFF"/>
                <w:sz w:val="20"/>
                <w:szCs w:val="20"/>
              </w:rPr>
              <w:t xml:space="preserve">Term</w:t>
            </w:r>
          </w:p>
        </w:tc>
        <w:tc>
          <w:tcPr>
            <w:tcW w:w="6760" w:type="dxa"/>
            <w:tcBorders>
              <w:top w:val="single" w:color="BBCFE4" w:sz="1"/>
              <w:left w:val="single" w:color="BBCFE4" w:sz="1"/>
              <w:bottom w:val="single" w:color="BBCFE4" w:sz="1"/>
              <w:right w:val="single" w:color="BBCFE4" w:sz="1"/>
            </w:tcBorders>
            <w:shd w:val="clear" w:color="auto" w:fill="2E75B6"/>
            <w:tcMar>
              <w:top w:w="80" w:type="dxa"/>
              <w:left w:w="120" w:type="dxa"/>
              <w:bottom w:w="80" w:type="dxa"/>
              <w:right w:w="120" w:type="dxa"/>
            </w:tcMar>
            <w:vAlign w:val="center"/>
          </w:tcPr>
          <w:p w14:paraId="3DA1D686" wp14:textId="77777777">
            <w:r>
              <w:rPr>
                <w:rFonts w:ascii="Arial" w:hAnsi="Arial" w:eastAsia="Arial" w:cs="Arial"/>
                <w:b/>
                <w:bCs/>
                <w:color w:val="FFFFFF"/>
                <w:sz w:val="20"/>
                <w:szCs w:val="20"/>
              </w:rPr>
              <w:t xml:space="preserve">Definition</w:t>
            </w:r>
          </w:p>
        </w:tc>
      </w:tr>
      <w:tr xmlns:wp14="http://schemas.microsoft.com/office/word/2010/wordml" w:rsidTr="4A8501E8" w14:paraId="065D9FFB"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06BB192" wp14:textId="77777777">
            <w:r>
              <w:rPr>
                <w:rFonts w:ascii="Arial" w:hAnsi="Arial" w:eastAsia="Arial" w:cs="Arial"/>
                <w:color w:val="2C2C54"/>
                <w:sz w:val="20"/>
                <w:szCs w:val="20"/>
              </w:rPr>
              <w:t xml:space="preserve">A2A</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2D29D037" wp14:textId="77777777">
            <w:r>
              <w:rPr>
                <w:rFonts w:ascii="Arial" w:hAnsi="Arial" w:eastAsia="Arial" w:cs="Arial"/>
                <w:color w:val="2C2C54"/>
                <w:sz w:val="20"/>
                <w:szCs w:val="20"/>
              </w:rPr>
              <w:t xml:space="preserve">Agent-to-Agent — a communication protocol enabling AI agents to exchange structured task packets and responses autonomously.</w:t>
            </w:r>
          </w:p>
        </w:tc>
      </w:tr>
      <w:tr xmlns:wp14="http://schemas.microsoft.com/office/word/2010/wordml" w:rsidTr="4A8501E8" w14:paraId="062E468C"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5D55D7E" wp14:textId="77777777">
            <w:r>
              <w:rPr>
                <w:rFonts w:ascii="Arial" w:hAnsi="Arial" w:eastAsia="Arial" w:cs="Arial"/>
                <w:color w:val="2C2C54"/>
                <w:sz w:val="20"/>
                <w:szCs w:val="20"/>
              </w:rPr>
              <w:t xml:space="preserve">CADF</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B25DF7C" wp14:textId="77777777">
            <w:r>
              <w:rPr>
                <w:rFonts w:ascii="Arial" w:hAnsi="Arial" w:eastAsia="Arial" w:cs="Arial"/>
                <w:color w:val="2C2C54"/>
                <w:sz w:val="20"/>
                <w:szCs w:val="20"/>
                <w:lang w:val="en-US"/>
              </w:rPr>
              <w:t>Client Agentic Development Framework — the reusable technical foundation of agent patterns, skills, and MCP configurations underlying GlideGate.</w:t>
            </w:r>
          </w:p>
        </w:tc>
      </w:tr>
      <w:tr xmlns:wp14="http://schemas.microsoft.com/office/word/2010/wordml" w:rsidTr="4A8501E8" w14:paraId="30AFADFA"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A6D2F7E" wp14:textId="77777777">
            <w:r>
              <w:rPr>
                <w:rFonts w:ascii="Arial" w:hAnsi="Arial" w:eastAsia="Arial" w:cs="Arial"/>
                <w:color w:val="2C2C54"/>
                <w:sz w:val="20"/>
                <w:szCs w:val="20"/>
                <w:lang w:val="en-US"/>
              </w:rPr>
              <w:t>GlideGate</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9E915BE" wp14:textId="77777777">
            <w:r>
              <w:rPr>
                <w:rFonts w:ascii="Arial" w:hAnsi="Arial" w:eastAsia="Arial" w:cs="Arial"/>
                <w:color w:val="2C2C54"/>
                <w:sz w:val="20"/>
                <w:szCs w:val="20"/>
              </w:rPr>
              <w:t xml:space="preserve">The user-facing product name for the AI-powered wealth management client onboarding platform built on CADF.</w:t>
            </w:r>
          </w:p>
        </w:tc>
      </w:tr>
      <w:tr xmlns:wp14="http://schemas.microsoft.com/office/word/2010/wordml" w:rsidTr="4A8501E8" w14:paraId="649E2801"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BB37E5E" wp14:textId="77777777">
            <w:r>
              <w:rPr>
                <w:rFonts w:ascii="Arial" w:hAnsi="Arial" w:eastAsia="Arial" w:cs="Arial"/>
                <w:color w:val="2C2C54"/>
                <w:sz w:val="20"/>
                <w:szCs w:val="20"/>
              </w:rPr>
              <w:t xml:space="preserve">MCP</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8C28463" wp14:textId="77777777">
            <w:r>
              <w:rPr>
                <w:rFonts w:ascii="Arial" w:hAnsi="Arial" w:eastAsia="Arial" w:cs="Arial"/>
                <w:color w:val="2C2C54"/>
                <w:sz w:val="20"/>
                <w:szCs w:val="20"/>
                <w:lang w:val="en-US"/>
              </w:rPr>
              <w:t>Model Context Protocol — a standardised interface for AI agents to discover and invoke capabilities exposed by enterprise systems.</w:t>
            </w:r>
          </w:p>
        </w:tc>
      </w:tr>
      <w:tr xmlns:wp14="http://schemas.microsoft.com/office/word/2010/wordml" w:rsidTr="4A8501E8" w14:paraId="3CBD7AB0"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A5FC9D8" wp14:textId="77777777">
            <w:r>
              <w:rPr>
                <w:rFonts w:ascii="Arial" w:hAnsi="Arial" w:eastAsia="Arial" w:cs="Arial"/>
                <w:color w:val="2C2C54"/>
                <w:sz w:val="20"/>
                <w:szCs w:val="20"/>
              </w:rPr>
              <w:t xml:space="preserve">KYC</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E183F64" wp14:textId="77777777">
            <w:r>
              <w:rPr>
                <w:rFonts w:ascii="Arial" w:hAnsi="Arial" w:eastAsia="Arial" w:cs="Arial"/>
                <w:color w:val="2C2C54"/>
                <w:sz w:val="20"/>
                <w:szCs w:val="20"/>
                <w:lang w:val="en-US"/>
              </w:rPr>
              <w:t>Know Your Customer — regulatory identity verification process required before onboarding financial services clients.</w:t>
            </w:r>
          </w:p>
        </w:tc>
      </w:tr>
      <w:tr xmlns:wp14="http://schemas.microsoft.com/office/word/2010/wordml" w:rsidTr="4A8501E8" w14:paraId="0957BDAF"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89337FD" wp14:textId="77777777">
            <w:r>
              <w:rPr>
                <w:rFonts w:ascii="Arial" w:hAnsi="Arial" w:eastAsia="Arial" w:cs="Arial"/>
                <w:color w:val="2C2C54"/>
                <w:sz w:val="20"/>
                <w:szCs w:val="20"/>
              </w:rPr>
              <w:t xml:space="preserve">AML</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5F6661FC" wp14:textId="77777777">
            <w:r>
              <w:rPr>
                <w:rFonts w:ascii="Arial" w:hAnsi="Arial" w:eastAsia="Arial" w:cs="Arial"/>
                <w:color w:val="2C2C54"/>
                <w:sz w:val="20"/>
                <w:szCs w:val="20"/>
              </w:rPr>
              <w:t xml:space="preserve">Anti-Money Laundering — regulatory checks to screen clients against sanctions and risk lists.</w:t>
            </w:r>
          </w:p>
        </w:tc>
      </w:tr>
      <w:tr xmlns:wp14="http://schemas.microsoft.com/office/word/2010/wordml" w:rsidTr="4A8501E8" w14:paraId="03992CCE"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6C7AB08" wp14:textId="77777777">
            <w:r>
              <w:rPr>
                <w:rFonts w:ascii="Arial" w:hAnsi="Arial" w:eastAsia="Arial" w:cs="Arial"/>
                <w:color w:val="2C2C54"/>
                <w:sz w:val="20"/>
                <w:szCs w:val="20"/>
              </w:rPr>
              <w:t xml:space="preserve">Orchestrator Agent</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235B5E0" wp14:textId="77777777">
            <w:r>
              <w:rPr>
                <w:rFonts w:ascii="Arial" w:hAnsi="Arial" w:eastAsia="Arial" w:cs="Arial"/>
                <w:color w:val="2C2C54"/>
                <w:sz w:val="20"/>
                <w:szCs w:val="20"/>
              </w:rPr>
              <w:t xml:space="preserve">The master AI agent governing the overall onboarding workflow and delegating tasks to specialist sub-agents.</w:t>
            </w:r>
          </w:p>
        </w:tc>
      </w:tr>
      <w:tr xmlns:wp14="http://schemas.microsoft.com/office/word/2010/wordml" w:rsidTr="4A8501E8" w14:paraId="3DBBDE9E"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7154AC5" wp14:textId="77777777">
            <w:r>
              <w:rPr>
                <w:rFonts w:ascii="Arial" w:hAnsi="Arial" w:eastAsia="Arial" w:cs="Arial"/>
                <w:color w:val="2C2C54"/>
                <w:sz w:val="20"/>
                <w:szCs w:val="20"/>
              </w:rPr>
              <w:t xml:space="preserve">Human-in-the-Loop</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418532F1" wp14:textId="77777777">
            <w:r>
              <w:rPr>
                <w:rFonts w:ascii="Arial" w:hAnsi="Arial" w:eastAsia="Arial" w:cs="Arial"/>
                <w:color w:val="2C2C54"/>
                <w:sz w:val="20"/>
                <w:szCs w:val="20"/>
              </w:rPr>
              <w:t xml:space="preserve">A design pattern where AI agents escalate specific decisions to human reviewers, preserving human authority for high-risk or ambiguous cases.</w:t>
            </w:r>
          </w:p>
        </w:tc>
      </w:tr>
      <w:tr xmlns:wp14="http://schemas.microsoft.com/office/word/2010/wordml" w:rsidTr="4A8501E8" w14:paraId="2DC74242"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30B99CE" wp14:textId="77777777">
            <w:r>
              <w:rPr>
                <w:rFonts w:ascii="Arial" w:hAnsi="Arial" w:eastAsia="Arial" w:cs="Arial"/>
                <w:color w:val="2C2C54"/>
                <w:sz w:val="20"/>
                <w:szCs w:val="20"/>
              </w:rPr>
              <w:t xml:space="preserve">Skills Framework</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6D45BBFA" wp14:textId="77777777">
            <w:r>
              <w:rPr>
                <w:rFonts w:ascii="Arial" w:hAnsi="Arial" w:eastAsia="Arial" w:cs="Arial"/>
                <w:color w:val="2C2C54"/>
                <w:sz w:val="20"/>
                <w:szCs w:val="20"/>
              </w:rPr>
              <w:t xml:space="preserve">A library of reusable, composable AI capabilities (skills) that can be shared and invoked across multiple agents within CADF.</w:t>
            </w:r>
          </w:p>
        </w:tc>
      </w:tr>
      <w:tr xmlns:wp14="http://schemas.microsoft.com/office/word/2010/wordml" w:rsidTr="4A8501E8" w14:paraId="38D3D90D"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B8753C9" wp14:textId="77777777">
            <w:r>
              <w:rPr>
                <w:rFonts w:ascii="Arial" w:hAnsi="Arial" w:eastAsia="Arial" w:cs="Arial"/>
                <w:color w:val="2C2C54"/>
                <w:sz w:val="20"/>
                <w:szCs w:val="20"/>
              </w:rPr>
              <w:t xml:space="preserve">Suitability Assessment</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3A48104" wp14:textId="77777777">
            <w:r>
              <w:rPr>
                <w:rFonts w:ascii="Arial" w:hAnsi="Arial" w:eastAsia="Arial" w:cs="Arial"/>
                <w:color w:val="2C2C54"/>
                <w:sz w:val="20"/>
                <w:szCs w:val="20"/>
                <w:lang w:val="en-US"/>
              </w:rPr>
              <w:t>A regulatory requirement in wealth management to ensure investment products are appropriate for a specific client's risk profile and financial situation.</w:t>
            </w:r>
          </w:p>
        </w:tc>
      </w:tr>
      <w:tr xmlns:wp14="http://schemas.microsoft.com/office/word/2010/wordml" w:rsidTr="4A8501E8" w14:paraId="777CF368"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44F53EA9" wp14:textId="77777777">
            <w:r>
              <w:rPr>
                <w:rFonts w:ascii="Arial" w:hAnsi="Arial" w:eastAsia="Arial" w:cs="Arial"/>
                <w:color w:val="2C2C54"/>
                <w:sz w:val="20"/>
                <w:szCs w:val="20"/>
              </w:rPr>
              <w:t xml:space="preserve">AI Completeness Validation</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CACDBFA" wp14:textId="77777777">
            <w:r>
              <w:rPr>
                <w:rFonts w:ascii="Arial" w:hAnsi="Arial" w:eastAsia="Arial" w:cs="Arial"/>
                <w:color w:val="2C2C54"/>
                <w:sz w:val="20"/>
                <w:szCs w:val="20"/>
                <w:lang w:val="en-US"/>
              </w:rPr>
              <w:t>An LLM-powered check that scores a document against configured validation factors and surfaces pass/warn/fail findings.</w:t>
            </w:r>
          </w:p>
        </w:tc>
      </w:tr>
      <w:tr xmlns:wp14="http://schemas.microsoft.com/office/word/2010/wordml" w:rsidTr="4A8501E8" w14:paraId="5DF46246"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41C1EA5" wp14:textId="77777777">
            <w:r>
              <w:rPr>
                <w:rFonts w:ascii="Arial" w:hAnsi="Arial" w:eastAsia="Arial" w:cs="Arial"/>
                <w:color w:val="2C2C54"/>
                <w:sz w:val="20"/>
                <w:szCs w:val="20"/>
              </w:rPr>
              <w:t xml:space="preserve">Version Change Detection</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4B4732CE" wp14:textId="77777777">
            <w:r>
              <w:rPr>
                <w:rFonts w:ascii="Arial" w:hAnsi="Arial" w:eastAsia="Arial" w:cs="Arial"/>
                <w:color w:val="2C2C54"/>
                <w:sz w:val="20"/>
                <w:szCs w:val="20"/>
                <w:lang w:val="en-US"/>
              </w:rPr>
              <w:t>Automated comparison of a resubmitted document against its prior version, surfacing added, modified, removed, and unchanged sections.</w:t>
            </w:r>
          </w:p>
        </w:tc>
      </w:tr>
      <w:tr xmlns:wp14="http://schemas.microsoft.com/office/word/2010/wordml" w:rsidTr="4A8501E8" w14:paraId="34908E45"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C32D93E" wp14:textId="77777777">
            <w:r>
              <w:rPr>
                <w:rFonts w:ascii="Arial" w:hAnsi="Arial" w:eastAsia="Arial" w:cs="Arial"/>
                <w:color w:val="2C2C54"/>
                <w:sz w:val="20"/>
                <w:szCs w:val="20"/>
              </w:rPr>
              <w:t xml:space="preserve">Six-State Status Workflow</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A8792BF" wp14:textId="77777777">
            <w:r>
              <w:rPr>
                <w:rFonts w:ascii="Arial" w:hAnsi="Arial" w:eastAsia="Arial" w:cs="Arial"/>
                <w:color w:val="2C2C54"/>
                <w:sz w:val="20"/>
                <w:szCs w:val="20"/>
              </w:rPr>
              <w:t xml:space="preserve">The document lifecycle: Not Requested → Requested → Received → Under Review → Needs Revision → Approved.</w:t>
            </w:r>
          </w:p>
        </w:tc>
      </w:tr>
      <w:tr xmlns:wp14="http://schemas.microsoft.com/office/word/2010/wordml" w:rsidTr="4A8501E8" w14:paraId="64F0E692"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370B1930" wp14:textId="77777777">
            <w:r>
              <w:rPr>
                <w:rFonts w:ascii="Arial" w:hAnsi="Arial" w:eastAsia="Arial" w:cs="Arial"/>
                <w:color w:val="2C2C54"/>
                <w:sz w:val="20"/>
                <w:szCs w:val="20"/>
              </w:rPr>
              <w:t xml:space="preserve">Visibility Toggle</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7DA975B" wp14:textId="77777777">
            <w:r>
              <w:rPr>
                <w:rFonts w:ascii="Arial" w:hAnsi="Arial" w:eastAsia="Arial" w:cs="Arial"/>
                <w:color w:val="2C2C54"/>
                <w:sz w:val="20"/>
                <w:szCs w:val="20"/>
              </w:rPr>
              <w:t xml:space="preserve">A per-comment control that switches a note between Internal (advisor-only) and Client Visible (surfaced in client chat).</w:t>
            </w:r>
          </w:p>
        </w:tc>
      </w:tr>
      <w:tr xmlns:wp14="http://schemas.microsoft.com/office/word/2010/wordml" w:rsidTr="4A8501E8" w14:paraId="352E5285"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53FD893" wp14:textId="77777777">
            <w:r>
              <w:rPr>
                <w:rFonts w:ascii="Arial" w:hAnsi="Arial" w:eastAsia="Arial" w:cs="Arial"/>
                <w:color w:val="2C2C54"/>
                <w:sz w:val="20"/>
                <w:szCs w:val="20"/>
              </w:rPr>
              <w:t xml:space="preserve">LLM Provider Configuration</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1F657516" wp14:textId="77777777">
            <w:r>
              <w:rPr>
                <w:rFonts w:ascii="Arial" w:hAnsi="Arial" w:eastAsia="Arial" w:cs="Arial"/>
                <w:color w:val="2C2C54"/>
                <w:sz w:val="20"/>
                <w:szCs w:val="20"/>
                <w:lang w:val="en-US"/>
              </w:rPr>
              <w:t>Platform-level configuration for selecting and parameterising the AI inference provider (OpenAI, Anthropic, Google, or self-hosted).</w:t>
            </w:r>
          </w:p>
        </w:tc>
      </w:tr>
      <w:tr xmlns:wp14="http://schemas.microsoft.com/office/word/2010/wordml" w:rsidTr="4A8501E8" w14:paraId="2F30350C"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09196B3D" wp14:textId="77777777">
            <w:r>
              <w:rPr>
                <w:rFonts w:ascii="Arial" w:hAnsi="Arial" w:eastAsia="Arial" w:cs="Arial"/>
                <w:color w:val="2C2C54"/>
                <w:sz w:val="20"/>
                <w:szCs w:val="20"/>
              </w:rPr>
              <w:t xml:space="preserve">Deterministic Controls</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929CB83" wp14:textId="77777777">
            <w:r>
              <w:rPr>
                <w:rFonts w:ascii="Arial" w:hAnsi="Arial" w:eastAsia="Arial" w:cs="Arial"/>
                <w:color w:val="2C2C54"/>
                <w:sz w:val="20"/>
                <w:szCs w:val="20"/>
                <w:lang w:val="en-US"/>
              </w:rPr>
              <w:t>LLM inference parameters (Temperature, Top-P, Seed, etc.) that reduce output variability for compliance-sensitive AI tasks.</w:t>
            </w:r>
          </w:p>
        </w:tc>
      </w:tr>
      <w:tr xmlns:wp14="http://schemas.microsoft.com/office/word/2010/wordml" w:rsidTr="4A8501E8" w14:paraId="32CE5050"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77FED7B" wp14:textId="77777777">
            <w:r>
              <w:rPr>
                <w:rFonts w:ascii="Arial" w:hAnsi="Arial" w:eastAsia="Arial" w:cs="Arial"/>
                <w:color w:val="2C2C54"/>
                <w:sz w:val="20"/>
                <w:szCs w:val="20"/>
              </w:rPr>
              <w:t xml:space="preserve">Agent Trace Viewer</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F49094E" wp14:textId="77777777">
            <w:r>
              <w:rPr>
                <w:rFonts w:ascii="Arial" w:hAnsi="Arial" w:eastAsia="Arial" w:cs="Arial"/>
                <w:color w:val="2C2C54"/>
                <w:sz w:val="20"/>
                <w:szCs w:val="20"/>
                <w:lang w:val="en-US"/>
              </w:rPr>
              <w:t>An interactive canvas UI component displaying real-time A2A agent communications, task assignments, completions, and escalations with animated edges and clickable agent nodes.</w:t>
            </w:r>
          </w:p>
        </w:tc>
      </w:tr>
      <w:tr xmlns:wp14="http://schemas.microsoft.com/office/word/2010/wordml" w:rsidTr="4A8501E8" w14:paraId="7DCCEC2D"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299721C2" wp14:textId="77777777">
            <w:r>
              <w:rPr>
                <w:rFonts w:ascii="Arial" w:hAnsi="Arial" w:eastAsia="Arial" w:cs="Arial"/>
                <w:color w:val="2C2C54"/>
                <w:sz w:val="20"/>
                <w:szCs w:val="20"/>
              </w:rPr>
              <w:t xml:space="preserve">Shared Client Context</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66ABE25D" wp14:textId="77777777">
            <w:r>
              <w:rPr>
                <w:rFonts w:ascii="Arial" w:hAnsi="Arial" w:eastAsia="Arial" w:cs="Arial"/>
                <w:color w:val="2C2C54"/>
                <w:sz w:val="20"/>
                <w:szCs w:val="20"/>
                <w:lang w:val="en-US"/>
              </w:rPr>
              <w:t>A single, unified onboarding case record (OnboardingState) accessible to all agents, containing client profile, document statuses, compliance results, and audit events. Eliminates duplication and supports paused journey resumption.</w:t>
            </w:r>
          </w:p>
        </w:tc>
      </w:tr>
      <w:tr xmlns:wp14="http://schemas.microsoft.com/office/word/2010/wordml" w:rsidTr="4A8501E8" w14:paraId="0A39D697"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3A15969" wp14:textId="77777777">
            <w:r>
              <w:rPr>
                <w:rFonts w:ascii="Arial" w:hAnsi="Arial" w:eastAsia="Arial" w:cs="Arial"/>
                <w:color w:val="2C2C54"/>
                <w:sz w:val="20"/>
                <w:szCs w:val="20"/>
              </w:rPr>
              <w:t xml:space="preserve">Evidence Packet</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7FE03EE1" wp14:textId="77777777">
            <w:r>
              <w:rPr>
                <w:rFonts w:ascii="Arial" w:hAnsi="Arial" w:eastAsia="Arial" w:cs="Arial"/>
                <w:color w:val="2C2C54"/>
                <w:sz w:val="20"/>
                <w:szCs w:val="20"/>
                <w:lang w:val="en-US"/>
              </w:rPr>
              <w:t>A structured record automatically generated for each escalated compliance case, containing: client identity summary, risk score and scoring rationale, flags, referenced documents with OCR-extracted fields, and the system’s recommended action. Stored permanently in the audit log.</w:t>
            </w:r>
          </w:p>
        </w:tc>
      </w:tr>
      <w:tr xmlns:wp14="http://schemas.microsoft.com/office/word/2010/wordml" w:rsidTr="4A8501E8" w14:paraId="78670AE5" wp14:textId="77777777">
        <w:tc>
          <w:tcPr>
            <w:tcW w:w="260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7A69D8BC" wp14:textId="77777777">
            <w:r>
              <w:rPr>
                <w:rFonts w:ascii="Arial" w:hAnsi="Arial" w:eastAsia="Arial" w:cs="Arial"/>
                <w:color w:val="2C2C54"/>
                <w:sz w:val="20"/>
                <w:szCs w:val="20"/>
              </w:rPr>
              <w:t xml:space="preserve">Configurable Approval Checkpoints</w:t>
            </w:r>
          </w:p>
        </w:tc>
        <w:tc>
          <w:tcPr>
            <w:tcW w:w="6760" w:type="dxa"/>
            <w:tcBorders>
              <w:top w:val="single" w:color="BBCFE4" w:sz="1"/>
              <w:left w:val="single" w:color="BBCFE4" w:sz="1"/>
              <w:bottom w:val="single" w:color="BBCFE4" w:sz="1"/>
              <w:right w:val="single" w:color="BBCFE4" w:sz="1"/>
            </w:tcBorders>
            <w:shd w:val="clear" w:color="auto" w:fill="EBF3FA"/>
            <w:tcMar>
              <w:top w:w="80" w:type="dxa"/>
              <w:left w:w="120" w:type="dxa"/>
              <w:bottom w:w="80" w:type="dxa"/>
              <w:right w:w="120" w:type="dxa"/>
            </w:tcMar>
          </w:tcPr>
          <w:p w14:paraId="11743E77" wp14:textId="77777777">
            <w:r>
              <w:rPr>
                <w:rFonts w:ascii="Arial" w:hAnsi="Arial" w:eastAsia="Arial" w:cs="Arial"/>
                <w:color w:val="2C2C54"/>
                <w:sz w:val="20"/>
                <w:szCs w:val="20"/>
                <w:lang w:val="en-US"/>
              </w:rPr>
              <w:t>Administrator-configurable rules that determine when a human approval pause is required in the onboarding workflow. Rules are defined by product type, client risk level, account value band, and jurisdiction — with no code changes required.</w:t>
            </w:r>
          </w:p>
        </w:tc>
      </w:tr>
      <w:tr xmlns:wp14="http://schemas.microsoft.com/office/word/2010/wordml" w:rsidTr="4A8501E8" w14:paraId="69E5D198" wp14:textId="77777777">
        <w:tc>
          <w:tcPr>
            <w:tcW w:w="260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3BDBDF25" wp14:textId="77777777">
            <w:r>
              <w:rPr>
                <w:rFonts w:ascii="Arial" w:hAnsi="Arial" w:eastAsia="Arial" w:cs="Arial"/>
                <w:color w:val="2C2C54"/>
                <w:sz w:val="20"/>
                <w:szCs w:val="20"/>
              </w:rPr>
              <w:t xml:space="preserve">Paused Journey Resumption</w:t>
            </w:r>
          </w:p>
        </w:tc>
        <w:tc>
          <w:tcPr>
            <w:tcW w:w="6760" w:type="dxa"/>
            <w:tcBorders>
              <w:top w:val="single" w:color="BBCFE4" w:sz="1"/>
              <w:left w:val="single" w:color="BBCFE4" w:sz="1"/>
              <w:bottom w:val="single" w:color="BBCFE4" w:sz="1"/>
              <w:right w:val="single" w:color="BBCFE4" w:sz="1"/>
            </w:tcBorders>
            <w:shd w:val="clear" w:color="auto" w:fill="FFFFFF"/>
            <w:tcMar>
              <w:top w:w="80" w:type="dxa"/>
              <w:left w:w="120" w:type="dxa"/>
              <w:bottom w:w="80" w:type="dxa"/>
              <w:right w:w="120" w:type="dxa"/>
            </w:tcMar>
          </w:tcPr>
          <w:p w14:paraId="006950CA" wp14:textId="77777777">
            <w:r>
              <w:rPr>
                <w:rFonts w:ascii="Arial" w:hAnsi="Arial" w:eastAsia="Arial" w:cs="Arial"/>
                <w:color w:val="2C2C54"/>
                <w:sz w:val="20"/>
                <w:szCs w:val="20"/>
              </w:rPr>
              <w:t xml:space="preserve">The ability for the Orchestrator Agent to resume an interrupted onboarding session from the last confirmed workflow state, without data loss or requiring the client to re-enter information.</w:t>
            </w:r>
          </w:p>
        </w:tc>
      </w:tr>
    </w:tbl>
    <w:p xmlns:wp14="http://schemas.microsoft.com/office/word/2010/wordml" w14:paraId="1F72F646" wp14:textId="77777777">
      <w:pPr>
        <w:spacing w:before="80" w:after="80"/>
      </w:pPr>
      <w:r/>
    </w:p>
    <w:p xmlns:wp14="http://schemas.microsoft.com/office/word/2010/wordml" w14:paraId="3B12F618" wp14:textId="77777777">
      <w:pPr>
        <w:spacing w:before="200"/>
        <w:jc w:val="center"/>
      </w:pPr>
      <w:r>
        <w:rPr>
          <w:rFonts w:ascii="Arial" w:hAnsi="Arial" w:eastAsia="Arial" w:cs="Arial"/>
          <w:i/>
          <w:iCs/>
          <w:color w:val="888888"/>
          <w:sz w:val="20"/>
          <w:szCs w:val="20"/>
        </w:rPr>
        <w:t xml:space="preserve">— End of Document —</w:t>
      </w:r>
    </w:p>
    <w:p xmlns:wp14="http://schemas.microsoft.com/office/word/2010/wordml" w14:paraId="4334A0B1" wp14:textId="77777777">
      <w:pPr>
        <w:spacing w:before="80"/>
        <w:jc w:val="center"/>
      </w:pPr>
      <w:r>
        <w:rPr>
          <w:rFonts w:ascii="Arial" w:hAnsi="Arial" w:eastAsia="Arial" w:cs="Arial"/>
          <w:color w:val="888888"/>
          <w:sz w:val="18"/>
          <w:szCs w:val="18"/>
          <w:lang w:val="en-US"/>
        </w:rPr>
        <w:t>GlideGate  |  CADF  |  Hackathon Project Brief &amp; BRD  |  Version 1.1  |  May 2026</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A8501E8" w14:paraId="40E23448" wp14:textId="77777777">
    <w:pPr>
      <w:pBdr>
        <w:top w:val="single" w:color="2E75B6" w:sz="4" w:space="1"/>
      </w:pBdr>
      <w:rPr>
        <w:lang w:val="en-US"/>
      </w:rPr>
    </w:pPr>
    <w:r w:rsidRPr="4A8501E8" w:rsidR="4A8501E8">
      <w:rPr>
        <w:rFonts w:ascii="Arial" w:hAnsi="Arial" w:eastAsia="Arial" w:cs="Arial"/>
        <w:color w:val="888888"/>
        <w:sz w:val="18"/>
        <w:szCs w:val="18"/>
        <w:lang w:val="en-US"/>
      </w:rPr>
      <w:t xml:space="preserve">Confidential  |  GlideGate Hackathon Submission  |  Page </w:t>
    </w:r>
    <w:r w:rsidRPr="4A8501E8">
      <w:rPr>
        <w:rFonts w:ascii="Arial" w:hAnsi="Arial" w:eastAsia="Arial" w:cs="Arial"/>
        <w:color w:val="888888"/>
        <w:sz w:val="18"/>
        <w:szCs w:val="18"/>
        <w:lang w:val="en-US"/>
      </w:rPr>
      <w:fldChar w:fldCharType="begin"/>
    </w:r>
    <w:r w:rsidRPr="4A8501E8">
      <w:rPr>
        <w:rFonts w:ascii="Arial" w:hAnsi="Arial" w:eastAsia="Arial" w:cs="Arial"/>
        <w:color w:val="888888"/>
        <w:sz w:val="18"/>
        <w:szCs w:val="18"/>
      </w:rPr>
      <w:instrText xml:space="preserve">PAGE</w:instrText>
    </w:r>
    <w:r w:rsidRPr="4A8501E8">
      <w:rPr>
        <w:rFonts w:ascii="Arial" w:hAnsi="Arial" w:eastAsia="Arial" w:cs="Arial"/>
        <w:color w:val="888888"/>
        <w:sz w:val="18"/>
        <w:szCs w:val="18"/>
      </w:rPr>
      <w:fldChar w:fldCharType="separate"/>
    </w:r>
    <w:r w:rsidRPr="4A8501E8">
      <w:rPr>
        <w:rFonts w:ascii="Arial" w:hAnsi="Arial" w:eastAsia="Arial" w:cs="Arial"/>
        <w:color w:val="888888"/>
        <w:sz w:val="18"/>
        <w:szCs w:val="18"/>
        <w:lang w:val="en-US"/>
      </w:rPr>
      <w:fldChar w:fldCharType="end"/>
    </w:r>
    <w:r w:rsidRPr="4A8501E8" w:rsidR="4A8501E8">
      <w:rPr>
        <w:rFonts w:ascii="Arial" w:hAnsi="Arial" w:eastAsia="Arial" w:cs="Arial"/>
        <w:color w:val="888888"/>
        <w:sz w:val="18"/>
        <w:szCs w:val="18"/>
        <w:lang w:val="en-US"/>
      </w:rPr>
      <w:t xml:space="preserve"> of </w:t>
    </w:r>
    <w:r w:rsidRPr="4A8501E8">
      <w:rPr>
        <w:rFonts w:ascii="Arial" w:hAnsi="Arial" w:eastAsia="Arial" w:cs="Arial"/>
        <w:color w:val="888888"/>
        <w:sz w:val="18"/>
        <w:szCs w:val="18"/>
        <w:lang w:val="en-US"/>
      </w:rPr>
      <w:fldChar w:fldCharType="begin"/>
    </w:r>
    <w:r w:rsidRPr="4A8501E8">
      <w:rPr>
        <w:rFonts w:ascii="Arial" w:hAnsi="Arial" w:eastAsia="Arial" w:cs="Arial"/>
        <w:color w:val="888888"/>
        <w:sz w:val="18"/>
        <w:szCs w:val="18"/>
      </w:rPr>
      <w:instrText xml:space="preserve">NUMPAGES</w:instrText>
    </w:r>
    <w:r w:rsidRPr="4A8501E8">
      <w:rPr>
        <w:rFonts w:ascii="Arial" w:hAnsi="Arial" w:eastAsia="Arial" w:cs="Arial"/>
        <w:color w:val="888888"/>
        <w:sz w:val="18"/>
        <w:szCs w:val="18"/>
      </w:rPr>
      <w:fldChar w:fldCharType="separate"/>
    </w:r>
    <w:r w:rsidRPr="4A8501E8">
      <w:rPr>
        <w:rFonts w:ascii="Arial" w:hAnsi="Arial" w:eastAsia="Arial" w:cs="Arial"/>
        <w:color w:val="888888"/>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A8501E8" w14:paraId="0EA2C31C" wp14:textId="77777777">
    <w:pPr>
      <w:pBdr>
        <w:bottom w:val="single" w:color="2E75B6" w:sz="6" w:space="1"/>
      </w:pBdr>
    </w:pPr>
    <w:r w:rsidRPr="4A8501E8" w:rsidR="4A8501E8">
      <w:rPr>
        <w:rFonts w:ascii="Arial" w:hAnsi="Arial" w:eastAsia="Arial" w:cs="Arial"/>
        <w:b w:val="1"/>
        <w:bCs w:val="1"/>
        <w:color w:val="2E75B6"/>
        <w:sz w:val="18"/>
        <w:szCs w:val="18"/>
        <w:lang w:val="en-US"/>
      </w:rPr>
      <w:t>GlideGate  |  CADF  |  Business Requirements Document</w:t>
    </w:r>
    <w:r w:rsidRPr="4A8501E8" w:rsidR="4A8501E8">
      <w:rPr>
        <w:rFonts w:ascii="Arial" w:hAnsi="Arial" w:eastAsia="Arial" w:cs="Arial"/>
        <w:color w:val="888888"/>
        <w:sz w:val="18"/>
        <w:szCs w:val="18"/>
        <w:lang w:val="en-US"/>
      </w:rPr>
      <w:t xml:space="preserve">     v1.1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f45ed8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d08ffb2"/>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1454980"/>
  <w15:docId w15:val="{0F63382C-0A32-48D6-B858-5BDE914F8942}"/>
  <w:rsids>
    <w:rsidRoot w:val="2660BD5F"/>
    <w:rsid w:val="2660BD5F"/>
    <w:rsid w:val="4A8501E8"/>
    <w:rsid w:val="4ACD4D49"/>
    <w:rsid w:val="516F07A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F4E79"/>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1A1A2E"/>
      <w:sz w:val="22"/>
      <w:szCs w:val="22"/>
    </w:r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Giri Prasath V</lastModifiedBy>
  <revision>2</revision>
  <dcterms:created xsi:type="dcterms:W3CDTF">2026-05-08T10:44:23.9710000Z</dcterms:created>
  <dcterms:modified xsi:type="dcterms:W3CDTF">2026-05-13T06:06:48.7867466Z</dcterms:modified>
</coreProperties>
</file>

<file path=docProps/custom.xml><?xml version="1.0" encoding="utf-8"?>
<Properties xmlns="http://schemas.openxmlformats.org/officeDocument/2006/custom-properties" xmlns:vt="http://schemas.openxmlformats.org/officeDocument/2006/docPropsVTypes"/>
</file>